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450A5" w:rsidR="00AA6285" w:rsidP="00F450A5" w:rsidRDefault="53E08E18" w14:paraId="1100F01E" w14:textId="4DCC1428">
      <w:pPr>
        <w:jc w:val="center"/>
        <w:rPr>
          <w:rFonts w:ascii="Times New Roman" w:hAnsi="Times New Roman" w:cs="Times New Roman"/>
          <w:b/>
          <w:bCs/>
          <w:sz w:val="32"/>
          <w:szCs w:val="32"/>
          <w:lang w:val="en-US"/>
        </w:rPr>
      </w:pPr>
      <w:ins w:author="Goud, Kothuru Nithin (Contractor)" w:date="2025-03-20T09:16:00Z" w:id="0">
        <w:r w:rsidRPr="564E07DC">
          <w:rPr>
            <w:rFonts w:ascii="Times New Roman" w:hAnsi="Times New Roman" w:cs="Times New Roman"/>
            <w:b/>
            <w:bCs/>
            <w:sz w:val="32"/>
            <w:szCs w:val="32"/>
            <w:lang w:val="en-US"/>
          </w:rPr>
          <w:t xml:space="preserve">  </w:t>
        </w:r>
      </w:ins>
      <w:r w:rsidRPr="564E07DC" w:rsidR="00F450A5">
        <w:rPr>
          <w:rFonts w:ascii="Times New Roman" w:hAnsi="Times New Roman" w:cs="Times New Roman"/>
          <w:b/>
          <w:bCs/>
          <w:sz w:val="32"/>
          <w:szCs w:val="32"/>
          <w:lang w:val="en-US"/>
        </w:rPr>
        <w:t xml:space="preserve">Linux </w:t>
      </w:r>
    </w:p>
    <w:p w:rsidRPr="00F97C7C" w:rsidR="00F450A5" w:rsidP="00F97C7C" w:rsidRDefault="00F450A5" w14:paraId="2CABC3E0" w14:textId="77777777">
      <w:pPr>
        <w:pStyle w:val="ListParagraph"/>
        <w:numPr>
          <w:ilvl w:val="0"/>
          <w:numId w:val="11"/>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lang w:eastAsia="en-IN"/>
          <w14:ligatures w14:val="none"/>
        </w:rPr>
      </w:pPr>
      <w:r w:rsidRPr="00F97C7C">
        <w:rPr>
          <w:rFonts w:ascii="Times New Roman" w:hAnsi="Times New Roman" w:eastAsia="Times New Roman" w:cs="Times New Roman"/>
          <w:b/>
          <w:bCs/>
          <w:color w:val="273239"/>
          <w:spacing w:val="2"/>
          <w:kern w:val="0"/>
          <w:sz w:val="24"/>
          <w:szCs w:val="24"/>
          <w:bdr w:val="none" w:color="auto" w:sz="0" w:space="0" w:frame="1"/>
          <w:lang w:eastAsia="en-IN"/>
          <w14:ligatures w14:val="none"/>
        </w:rPr>
        <w:t>What is an Operating System?</w:t>
      </w:r>
    </w:p>
    <w:p w:rsidRPr="00F450A5" w:rsidR="00F450A5" w:rsidP="00F450A5" w:rsidRDefault="00F450A5" w14:paraId="548643F0" w14:textId="77777777">
      <w:p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The OS is software specifically designed to operate, control, and coordinate all the hardware and software resources available in the computer. It possesses a user interface for the management of tasks that can be done by end users—such as running applications, file management, and input/output management. The operating system, for example, is Windows, macOS, and Linux.</w:t>
      </w:r>
    </w:p>
    <w:p w:rsidRPr="00F450A5" w:rsidR="00F450A5" w:rsidP="000A712B" w:rsidRDefault="000A712B" w14:paraId="63666207" w14:textId="100CA459">
      <w:pPr>
        <w:jc w:val="center"/>
        <w:rPr>
          <w:rFonts w:ascii="Times New Roman" w:hAnsi="Times New Roman" w:cs="Times New Roman"/>
          <w:sz w:val="32"/>
          <w:szCs w:val="32"/>
          <w:lang w:val="en-US"/>
        </w:rPr>
      </w:pPr>
      <w:r w:rsidRPr="000A712B">
        <w:rPr>
          <w:rFonts w:ascii="Times New Roman" w:hAnsi="Times New Roman" w:cs="Times New Roman"/>
          <w:noProof/>
          <w:sz w:val="32"/>
          <w:szCs w:val="32"/>
          <w:lang w:val="en-US"/>
        </w:rPr>
        <w:drawing>
          <wp:inline distT="0" distB="0" distL="0" distR="0" wp14:anchorId="5009B09D" wp14:editId="1C1E794E">
            <wp:extent cx="2331696" cy="3416300"/>
            <wp:effectExtent l="0" t="0" r="0" b="0"/>
            <wp:docPr id="126255626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6265" name="Picture 1" descr="A diagram of a application&#10;&#10;Description automatically generated"/>
                    <pic:cNvPicPr/>
                  </pic:nvPicPr>
                  <pic:blipFill>
                    <a:blip r:embed="rId5"/>
                    <a:stretch>
                      <a:fillRect/>
                    </a:stretch>
                  </pic:blipFill>
                  <pic:spPr>
                    <a:xfrm>
                      <a:off x="0" y="0"/>
                      <a:ext cx="2339714" cy="3428048"/>
                    </a:xfrm>
                    <a:prstGeom prst="rect">
                      <a:avLst/>
                    </a:prstGeom>
                  </pic:spPr>
                </pic:pic>
              </a:graphicData>
            </a:graphic>
          </wp:inline>
        </w:drawing>
      </w:r>
    </w:p>
    <w:p w:rsidRPr="00F450A5" w:rsidR="00F450A5" w:rsidP="00F97C7C" w:rsidRDefault="00F450A5" w14:paraId="7709CC87" w14:textId="77777777">
      <w:pPr>
        <w:pStyle w:val="Heading2"/>
        <w:numPr>
          <w:ilvl w:val="0"/>
          <w:numId w:val="12"/>
        </w:numPr>
        <w:shd w:val="clear" w:color="auto" w:fill="FFFFFF"/>
        <w:spacing w:before="0" w:beforeAutospacing="0" w:after="0" w:afterAutospacing="0"/>
        <w:textAlignment w:val="baseline"/>
        <w:rPr>
          <w:color w:val="273239"/>
          <w:spacing w:val="2"/>
          <w:sz w:val="24"/>
          <w:szCs w:val="24"/>
        </w:rPr>
      </w:pPr>
      <w:r w:rsidRPr="00F450A5">
        <w:rPr>
          <w:color w:val="273239"/>
          <w:spacing w:val="2"/>
          <w:sz w:val="24"/>
          <w:szCs w:val="24"/>
          <w:bdr w:val="none" w:color="auto" w:sz="0" w:space="0" w:frame="1"/>
        </w:rPr>
        <w:t>What is Linux?</w:t>
      </w:r>
    </w:p>
    <w:p w:rsidRPr="00667857" w:rsidR="00F450A5" w:rsidP="00F450A5" w:rsidRDefault="00F450A5" w14:paraId="4DF84EC7" w14:textId="0EB54B42">
      <w:pPr>
        <w:pStyle w:val="NormalWeb"/>
        <w:shd w:val="clear" w:color="auto" w:fill="FFFFFF"/>
        <w:spacing w:before="0" w:beforeAutospacing="0" w:after="0" w:afterAutospacing="0"/>
        <w:textAlignment w:val="baseline"/>
        <w:rPr>
          <w:color w:val="273239"/>
          <w:spacing w:val="2"/>
        </w:rPr>
      </w:pPr>
      <w:hyperlink w:tgtFrame="_blank" w:history="1" r:id="rId6">
        <w:r w:rsidRPr="00F450A5">
          <w:rPr>
            <w:rStyle w:val="Hyperlink"/>
            <w:spacing w:val="2"/>
            <w:bdr w:val="none" w:color="auto" w:sz="0" w:space="0" w:frame="1"/>
          </w:rPr>
          <w:t>Linux</w:t>
        </w:r>
      </w:hyperlink>
      <w:r w:rsidRPr="00F450A5">
        <w:rPr>
          <w:color w:val="273239"/>
          <w:spacing w:val="2"/>
          <w:bdr w:val="none" w:color="auto" w:sz="0" w:space="0" w:frame="1"/>
        </w:rPr>
        <w:t> is a Unix-based, open-source operating system. Created by Linus Torvalds in 1991, Linux has grown to be a major force in the tech world: powering anything from smartphones and servers to supercomputers</w:t>
      </w:r>
      <w:r w:rsidRPr="00667857">
        <w:rPr>
          <w:color w:val="273239"/>
          <w:spacing w:val="2"/>
          <w:bdr w:val="none" w:color="auto" w:sz="0" w:space="0" w:frame="1"/>
        </w:rPr>
        <w:t>.</w:t>
      </w:r>
      <w:r w:rsidRPr="00667857" w:rsidR="00667857">
        <w:rPr>
          <w:color w:val="273239"/>
          <w:spacing w:val="2"/>
          <w:bdr w:val="none" w:color="auto" w:sz="0" w:space="0" w:frame="1"/>
        </w:rPr>
        <w:t xml:space="preserve"> </w:t>
      </w:r>
      <w:r w:rsidRPr="00667857" w:rsidR="00667857">
        <w:rPr>
          <w:color w:val="273239"/>
          <w:spacing w:val="2"/>
          <w:shd w:val="clear" w:color="auto" w:fill="FFFFFF"/>
        </w:rPr>
        <w:t xml:space="preserve">is built upon the Linux Kernel. </w:t>
      </w:r>
      <w:r w:rsidRPr="00F21B21" w:rsidR="00667857">
        <w:rPr>
          <w:b/>
          <w:bCs/>
          <w:color w:val="273239"/>
          <w:spacing w:val="2"/>
          <w:shd w:val="clear" w:color="auto" w:fill="FFFFFF"/>
        </w:rPr>
        <w:t>The Linux Kernel is like the brain of the operating system because it manages how the computer interacts with its hardware and resources</w:t>
      </w:r>
      <w:r w:rsidRPr="00667857" w:rsidR="00667857">
        <w:rPr>
          <w:color w:val="273239"/>
          <w:spacing w:val="2"/>
          <w:shd w:val="clear" w:color="auto" w:fill="FFFFFF"/>
        </w:rPr>
        <w:t>.</w:t>
      </w:r>
      <w:r w:rsidR="00F21B21">
        <w:rPr>
          <w:color w:val="273239"/>
          <w:spacing w:val="2"/>
          <w:shd w:val="clear" w:color="auto" w:fill="FFFFFF"/>
        </w:rPr>
        <w:t xml:space="preserve"> It is the intermediary between hardware and software.</w:t>
      </w:r>
      <w:r w:rsidRPr="00667857" w:rsidR="00667857">
        <w:rPr>
          <w:color w:val="273239"/>
          <w:spacing w:val="2"/>
          <w:shd w:val="clear" w:color="auto" w:fill="FFFFFF"/>
        </w:rPr>
        <w:t xml:space="preserve"> It makes sure everything works smoothly and efficiently. But the Linux Kernel alone is not enough to make a complete operating system. To create a full and functional system, the Linux Kernel is combined with a collection of software packages and utilities, which are together called Linux distributions</w:t>
      </w:r>
      <w:r w:rsidR="00667857">
        <w:rPr>
          <w:color w:val="273239"/>
          <w:spacing w:val="2"/>
          <w:shd w:val="clear" w:color="auto" w:fill="FFFFFF"/>
        </w:rPr>
        <w:t xml:space="preserve">. </w:t>
      </w:r>
      <w:r w:rsidRPr="00667857" w:rsidR="00667857">
        <w:rPr>
          <w:color w:val="273239"/>
          <w:spacing w:val="2"/>
          <w:shd w:val="clear" w:color="auto" w:fill="FFFFFF"/>
        </w:rPr>
        <w:t>These distributions make the Linux Operating System ready for users to run their applications and perform tasks on their computers securely and effectively.</w:t>
      </w:r>
      <w:r w:rsidR="00667857">
        <w:rPr>
          <w:rFonts w:ascii="Nunito" w:hAnsi="Nunito"/>
          <w:color w:val="273239"/>
          <w:spacing w:val="2"/>
          <w:sz w:val="27"/>
          <w:szCs w:val="27"/>
          <w:shd w:val="clear" w:color="auto" w:fill="FFFFFF"/>
        </w:rPr>
        <w:t> </w:t>
      </w:r>
    </w:p>
    <w:p w:rsidR="00F450A5" w:rsidP="00F450A5" w:rsidRDefault="00F450A5" w14:paraId="093F0276" w14:textId="0CE7AADB">
      <w:pPr>
        <w:rPr>
          <w:rFonts w:ascii="Times New Roman" w:hAnsi="Times New Roman" w:cs="Times New Roman"/>
          <w:sz w:val="32"/>
          <w:szCs w:val="32"/>
          <w:lang w:val="en-US"/>
        </w:rPr>
      </w:pPr>
    </w:p>
    <w:p w:rsidRPr="00F97C7C" w:rsidR="00F450A5" w:rsidP="00F97C7C" w:rsidRDefault="00F450A5" w14:paraId="2D65EDF7" w14:textId="77777777">
      <w:pPr>
        <w:pStyle w:val="ListParagraph"/>
        <w:numPr>
          <w:ilvl w:val="0"/>
          <w:numId w:val="13"/>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lang w:eastAsia="en-IN"/>
          <w14:ligatures w14:val="none"/>
        </w:rPr>
      </w:pPr>
      <w:r w:rsidRPr="00F97C7C">
        <w:rPr>
          <w:rFonts w:ascii="Times New Roman" w:hAnsi="Times New Roman" w:eastAsia="Times New Roman" w:cs="Times New Roman"/>
          <w:b/>
          <w:bCs/>
          <w:color w:val="273239"/>
          <w:spacing w:val="2"/>
          <w:kern w:val="0"/>
          <w:sz w:val="24"/>
          <w:szCs w:val="24"/>
          <w:bdr w:val="none" w:color="auto" w:sz="0" w:space="0" w:frame="1"/>
          <w:lang w:eastAsia="en-IN"/>
          <w14:ligatures w14:val="none"/>
        </w:rPr>
        <w:t>Why Linux?</w:t>
      </w:r>
    </w:p>
    <w:p w:rsidRPr="00F450A5" w:rsidR="00F450A5" w:rsidP="00F450A5" w:rsidRDefault="00F450A5" w14:paraId="3A66F333" w14:textId="77777777">
      <w:pPr>
        <w:numPr>
          <w:ilvl w:val="0"/>
          <w:numId w:val="1"/>
        </w:numPr>
        <w:shd w:val="clear" w:color="auto" w:fill="FFFFFF"/>
        <w:tabs>
          <w:tab w:val="clear" w:pos="720"/>
          <w:tab w:val="num" w:pos="0"/>
        </w:tabs>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b/>
          <w:bCs/>
          <w:color w:val="273239"/>
          <w:spacing w:val="2"/>
          <w:kern w:val="0"/>
          <w:sz w:val="24"/>
          <w:szCs w:val="24"/>
          <w:bdr w:val="none" w:color="auto" w:sz="0" w:space="0" w:frame="1"/>
          <w:lang w:eastAsia="en-IN"/>
          <w14:ligatures w14:val="none"/>
        </w:rPr>
        <w:t>Open Source</w:t>
      </w: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Free to use and modify, promoting collaboration and innovations in the community.</w:t>
      </w:r>
    </w:p>
    <w:p w:rsidRPr="00F450A5" w:rsidR="00F450A5" w:rsidP="00F450A5" w:rsidRDefault="00F450A5" w14:paraId="1A8CB688" w14:textId="77777777">
      <w:pPr>
        <w:numPr>
          <w:ilvl w:val="0"/>
          <w:numId w:val="2"/>
        </w:numPr>
        <w:shd w:val="clear" w:color="auto" w:fill="FFFFFF"/>
        <w:tabs>
          <w:tab w:val="clear" w:pos="720"/>
          <w:tab w:val="num" w:pos="0"/>
        </w:tabs>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b/>
          <w:bCs/>
          <w:color w:val="273239"/>
          <w:spacing w:val="2"/>
          <w:kern w:val="0"/>
          <w:sz w:val="24"/>
          <w:szCs w:val="24"/>
          <w:bdr w:val="none" w:color="auto" w:sz="0" w:space="0" w:frame="1"/>
          <w:lang w:eastAsia="en-IN"/>
          <w14:ligatures w14:val="none"/>
        </w:rPr>
        <w:t>Security</w:t>
      </w: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Known for its robust security features and resistance to malware and viruses.</w:t>
      </w:r>
    </w:p>
    <w:p w:rsidRPr="00F450A5" w:rsidR="00F450A5" w:rsidP="0390AFCF" w:rsidRDefault="00F450A5" w14:paraId="2DE667C9" w14:textId="2D5F68F7">
      <w:pPr>
        <w:numPr>
          <w:ilvl w:val="0"/>
          <w:numId w:val="3"/>
        </w:numPr>
        <w:shd w:val="clear" w:color="auto" w:fill="FFFFFF" w:themeFill="background1"/>
        <w:tabs>
          <w:tab w:val="clear" w:pos="720"/>
        </w:tabs>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b/>
          <w:bCs/>
          <w:color w:val="273239"/>
          <w:spacing w:val="2"/>
          <w:kern w:val="0"/>
          <w:sz w:val="24"/>
          <w:szCs w:val="24"/>
          <w:bdr w:val="none" w:color="auto" w:sz="0" w:space="0" w:frame="1"/>
          <w:lang w:eastAsia="en-IN"/>
          <w14:ligatures w14:val="none"/>
        </w:rPr>
        <w:t>Flexibility</w:t>
      </w: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xml:space="preserve">: It can be used for anything from a desktop to servers </w:t>
      </w:r>
      <w:proofErr w:type="gramStart"/>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and also</w:t>
      </w:r>
      <w:proofErr w:type="gramEnd"/>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xml:space="preserve"> embedded systems.</w:t>
      </w:r>
    </w:p>
    <w:p w:rsidRPr="00F450A5" w:rsidR="00F450A5" w:rsidP="00F450A5" w:rsidRDefault="00F450A5" w14:paraId="68BE0353" w14:textId="77777777">
      <w:pPr>
        <w:numPr>
          <w:ilvl w:val="0"/>
          <w:numId w:val="4"/>
        </w:numPr>
        <w:shd w:val="clear" w:color="auto" w:fill="FFFFFF"/>
        <w:tabs>
          <w:tab w:val="clear" w:pos="720"/>
          <w:tab w:val="num" w:pos="0"/>
        </w:tabs>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b/>
          <w:bCs/>
          <w:color w:val="273239"/>
          <w:spacing w:val="2"/>
          <w:kern w:val="0"/>
          <w:sz w:val="24"/>
          <w:szCs w:val="24"/>
          <w:bdr w:val="none" w:color="auto" w:sz="0" w:space="0" w:frame="1"/>
          <w:lang w:eastAsia="en-IN"/>
          <w14:ligatures w14:val="none"/>
        </w:rPr>
        <w:t>Performance</w:t>
      </w: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Efficient resource management, suitable for both high-performance computing and low-spec devices.</w:t>
      </w:r>
    </w:p>
    <w:p w:rsidRPr="00667857" w:rsidR="00F450A5" w:rsidP="00F450A5" w:rsidRDefault="00F450A5" w14:paraId="5C927E49" w14:textId="77777777">
      <w:pPr>
        <w:numPr>
          <w:ilvl w:val="0"/>
          <w:numId w:val="5"/>
        </w:numPr>
        <w:shd w:val="clear" w:color="auto" w:fill="FFFFFF"/>
        <w:tabs>
          <w:tab w:val="clear" w:pos="720"/>
          <w:tab w:val="num" w:pos="0"/>
        </w:tabs>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F450A5">
        <w:rPr>
          <w:rFonts w:ascii="Times New Roman" w:hAnsi="Times New Roman" w:eastAsia="Times New Roman" w:cs="Times New Roman"/>
          <w:b/>
          <w:bCs/>
          <w:color w:val="273239"/>
          <w:spacing w:val="2"/>
          <w:kern w:val="0"/>
          <w:sz w:val="24"/>
          <w:szCs w:val="24"/>
          <w:bdr w:val="none" w:color="auto" w:sz="0" w:space="0" w:frame="1"/>
          <w:lang w:eastAsia="en-IN"/>
          <w14:ligatures w14:val="none"/>
        </w:rPr>
        <w:t>Community Support</w:t>
      </w:r>
      <w:r w:rsidRPr="00F450A5">
        <w:rPr>
          <w:rFonts w:ascii="Times New Roman" w:hAnsi="Times New Roman" w:eastAsia="Times New Roman" w:cs="Times New Roman"/>
          <w:color w:val="273239"/>
          <w:spacing w:val="2"/>
          <w:kern w:val="0"/>
          <w:sz w:val="24"/>
          <w:szCs w:val="24"/>
          <w:bdr w:val="none" w:color="auto" w:sz="0" w:space="0" w:frame="1"/>
          <w:lang w:eastAsia="en-IN"/>
          <w14:ligatures w14:val="none"/>
        </w:rPr>
        <w:t>: A very large, active community offering a lot of support and resources in terms of documentation and tools.</w:t>
      </w:r>
    </w:p>
    <w:p w:rsidR="00667857" w:rsidP="00667857" w:rsidRDefault="00667857" w14:paraId="072EEAFA" w14:textId="77777777">
      <w:p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p>
    <w:p w:rsidR="00667857" w:rsidP="00667857" w:rsidRDefault="00667857" w14:paraId="4C5023D5" w14:textId="77777777">
      <w:p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p>
    <w:p w:rsidRPr="00667857" w:rsidR="00667857" w:rsidP="00F97C7C" w:rsidRDefault="00667857" w14:paraId="3FD5EB78" w14:textId="77777777">
      <w:pPr>
        <w:pStyle w:val="Heading1"/>
        <w:numPr>
          <w:ilvl w:val="0"/>
          <w:numId w:val="14"/>
        </w:numPr>
        <w:shd w:val="clear" w:color="auto" w:fill="FFFFFF"/>
        <w:spacing w:before="0"/>
        <w:textAlignment w:val="baseline"/>
        <w:rPr>
          <w:rFonts w:ascii="Times New Roman" w:hAnsi="Times New Roman" w:cs="Times New Roman"/>
          <w:b/>
          <w:bCs/>
          <w:color w:val="273239"/>
          <w:sz w:val="24"/>
          <w:szCs w:val="24"/>
        </w:rPr>
      </w:pPr>
      <w:r w:rsidRPr="00667857">
        <w:rPr>
          <w:rFonts w:ascii="Times New Roman" w:hAnsi="Times New Roman" w:cs="Times New Roman"/>
          <w:b/>
          <w:bCs/>
          <w:color w:val="273239"/>
          <w:sz w:val="24"/>
          <w:szCs w:val="24"/>
        </w:rPr>
        <w:t xml:space="preserve">What are Linux </w:t>
      </w:r>
      <w:proofErr w:type="gramStart"/>
      <w:r w:rsidRPr="00667857">
        <w:rPr>
          <w:rFonts w:ascii="Times New Roman" w:hAnsi="Times New Roman" w:cs="Times New Roman"/>
          <w:b/>
          <w:bCs/>
          <w:color w:val="273239"/>
          <w:sz w:val="24"/>
          <w:szCs w:val="24"/>
        </w:rPr>
        <w:t>Distributions ?</w:t>
      </w:r>
      <w:proofErr w:type="gramEnd"/>
    </w:p>
    <w:p w:rsidR="00667857" w:rsidP="00667857" w:rsidRDefault="00667857" w14:paraId="504B0E2C" w14:textId="1B614EE7">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r w:rsidRPr="00667857">
        <w:rPr>
          <w:rFonts w:ascii="Times New Roman" w:hAnsi="Times New Roman" w:cs="Times New Roman"/>
          <w:color w:val="273239"/>
          <w:spacing w:val="2"/>
          <w:sz w:val="24"/>
          <w:szCs w:val="24"/>
          <w:shd w:val="clear" w:color="auto" w:fill="FFFFFF"/>
        </w:rPr>
        <w:t>A complete Linux system package called a distribution. Many Linux distributions are available to meet just about any computing requirement you could have. Most distributions are customized for a specific user group, such as business users. Multimedia enthusiasts, software developers, or average home users. </w:t>
      </w:r>
      <w:r w:rsidR="00F21B21">
        <w:rPr>
          <w:rFonts w:ascii="Times New Roman" w:hAnsi="Times New Roman" w:cs="Times New Roman"/>
          <w:color w:val="273239"/>
          <w:spacing w:val="2"/>
          <w:sz w:val="24"/>
          <w:szCs w:val="24"/>
          <w:shd w:val="clear" w:color="auto" w:fill="FFFFFF"/>
        </w:rPr>
        <w:t xml:space="preserve">The two most popular </w:t>
      </w:r>
      <w:proofErr w:type="spellStart"/>
      <w:r w:rsidR="00F21B21">
        <w:rPr>
          <w:rFonts w:ascii="Times New Roman" w:hAnsi="Times New Roman" w:cs="Times New Roman"/>
          <w:color w:val="273239"/>
          <w:spacing w:val="2"/>
          <w:sz w:val="24"/>
          <w:szCs w:val="24"/>
          <w:shd w:val="clear" w:color="auto" w:fill="FFFFFF"/>
        </w:rPr>
        <w:t>linux</w:t>
      </w:r>
      <w:proofErr w:type="spellEnd"/>
      <w:r w:rsidR="00F21B21">
        <w:rPr>
          <w:rFonts w:ascii="Times New Roman" w:hAnsi="Times New Roman" w:cs="Times New Roman"/>
          <w:color w:val="273239"/>
          <w:spacing w:val="2"/>
          <w:sz w:val="24"/>
          <w:szCs w:val="24"/>
          <w:shd w:val="clear" w:color="auto" w:fill="FFFFFF"/>
        </w:rPr>
        <w:t xml:space="preserve"> distributions used are </w:t>
      </w:r>
      <w:proofErr w:type="spellStart"/>
      <w:r w:rsidR="00F21B21">
        <w:rPr>
          <w:rFonts w:ascii="Times New Roman" w:hAnsi="Times New Roman" w:cs="Times New Roman"/>
          <w:color w:val="273239"/>
          <w:spacing w:val="2"/>
          <w:sz w:val="24"/>
          <w:szCs w:val="24"/>
          <w:shd w:val="clear" w:color="auto" w:fill="FFFFFF"/>
        </w:rPr>
        <w:t>Redhat</w:t>
      </w:r>
      <w:proofErr w:type="spellEnd"/>
      <w:r w:rsidR="00F21B21">
        <w:rPr>
          <w:rFonts w:ascii="Times New Roman" w:hAnsi="Times New Roman" w:cs="Times New Roman"/>
          <w:color w:val="273239"/>
          <w:spacing w:val="2"/>
          <w:sz w:val="24"/>
          <w:szCs w:val="24"/>
          <w:shd w:val="clear" w:color="auto" w:fill="FFFFFF"/>
        </w:rPr>
        <w:t xml:space="preserve"> and Ubuntu. </w:t>
      </w:r>
      <w:proofErr w:type="spellStart"/>
      <w:r w:rsidR="00F21B21">
        <w:rPr>
          <w:rFonts w:ascii="Times New Roman" w:hAnsi="Times New Roman" w:cs="Times New Roman"/>
          <w:color w:val="273239"/>
          <w:spacing w:val="2"/>
          <w:sz w:val="24"/>
          <w:szCs w:val="24"/>
          <w:shd w:val="clear" w:color="auto" w:fill="FFFFFF"/>
        </w:rPr>
        <w:t>Redhat</w:t>
      </w:r>
      <w:proofErr w:type="spellEnd"/>
      <w:r w:rsidR="00F21B21">
        <w:rPr>
          <w:rFonts w:ascii="Times New Roman" w:hAnsi="Times New Roman" w:cs="Times New Roman"/>
          <w:color w:val="273239"/>
          <w:spacing w:val="2"/>
          <w:sz w:val="24"/>
          <w:szCs w:val="24"/>
          <w:shd w:val="clear" w:color="auto" w:fill="FFFFFF"/>
        </w:rPr>
        <w:t xml:space="preserve"> is popular in Banks, Airlines, Telecoms, Healthcare, Government. Ubuntu is popular in </w:t>
      </w:r>
      <w:r w:rsidR="00FB0BC4">
        <w:rPr>
          <w:rFonts w:ascii="Times New Roman" w:hAnsi="Times New Roman" w:cs="Times New Roman"/>
          <w:color w:val="273239"/>
          <w:spacing w:val="2"/>
          <w:sz w:val="24"/>
          <w:szCs w:val="24"/>
          <w:shd w:val="clear" w:color="auto" w:fill="FFFFFF"/>
        </w:rPr>
        <w:t xml:space="preserve">SaaS, Social Networks, Cloud Based. </w:t>
      </w:r>
    </w:p>
    <w:p w:rsidR="00667857" w:rsidP="00667857" w:rsidRDefault="00667857" w14:paraId="6408F029" w14:textId="77777777">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p>
    <w:p w:rsidRPr="00667857" w:rsidR="00667857" w:rsidP="00667857" w:rsidRDefault="00667857" w14:paraId="292A3F74" w14:textId="45F248A9">
      <w:pPr>
        <w:shd w:val="clear" w:color="auto" w:fill="FFFFFF"/>
        <w:spacing w:after="0" w:line="240" w:lineRule="auto"/>
        <w:textAlignment w:val="baseline"/>
        <w:rPr>
          <w:rFonts w:ascii="Times New Roman" w:hAnsi="Times New Roman" w:eastAsia="Times New Roman" w:cs="Times New Roman"/>
          <w:b/>
          <w:bCs/>
          <w:color w:val="273239"/>
          <w:spacing w:val="2"/>
          <w:kern w:val="0"/>
          <w:sz w:val="24"/>
          <w:szCs w:val="24"/>
          <w:lang w:eastAsia="en-IN"/>
          <w14:ligatures w14:val="none"/>
        </w:rPr>
      </w:pPr>
      <w:r w:rsidRPr="00667857">
        <w:rPr>
          <w:rFonts w:ascii="Times New Roman" w:hAnsi="Times New Roman" w:eastAsia="Times New Roman" w:cs="Times New Roman"/>
          <w:b/>
          <w:bCs/>
          <w:color w:val="273239"/>
          <w:spacing w:val="2"/>
          <w:kern w:val="0"/>
          <w:sz w:val="24"/>
          <w:szCs w:val="24"/>
          <w:lang w:eastAsia="en-IN"/>
          <w14:ligatures w14:val="none"/>
        </w:rPr>
        <w:t>The different Linux distributions are often divided into three categories:</w:t>
      </w:r>
    </w:p>
    <w:p w:rsidRPr="00667857" w:rsidR="00667857" w:rsidP="00667857" w:rsidRDefault="00667857" w14:paraId="54D1135D" w14:textId="77777777">
      <w:pPr>
        <w:pStyle w:val="ListParagraph"/>
        <w:numPr>
          <w:ilvl w:val="0"/>
          <w:numId w:val="6"/>
        </w:num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color w:val="273239"/>
          <w:spacing w:val="2"/>
          <w:kern w:val="0"/>
          <w:sz w:val="24"/>
          <w:szCs w:val="24"/>
          <w:lang w:eastAsia="en-IN"/>
          <w14:ligatures w14:val="none"/>
        </w:rPr>
        <w:t>Full core Linux distributions</w:t>
      </w:r>
    </w:p>
    <w:p w:rsidRPr="00667857" w:rsidR="00667857" w:rsidP="00667857" w:rsidRDefault="00667857" w14:paraId="73E0C8E6" w14:textId="77777777">
      <w:pPr>
        <w:pStyle w:val="ListParagraph"/>
        <w:numPr>
          <w:ilvl w:val="0"/>
          <w:numId w:val="6"/>
        </w:num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color w:val="273239"/>
          <w:spacing w:val="2"/>
          <w:kern w:val="0"/>
          <w:sz w:val="24"/>
          <w:szCs w:val="24"/>
          <w:lang w:eastAsia="en-IN"/>
          <w14:ligatures w14:val="none"/>
        </w:rPr>
        <w:t>Specialized Linux distributions</w:t>
      </w:r>
    </w:p>
    <w:p w:rsidRPr="00FB0BC4" w:rsidR="00667857" w:rsidP="00FB0BC4" w:rsidRDefault="00667857" w14:paraId="5AB02E94" w14:textId="646DF530">
      <w:pPr>
        <w:pStyle w:val="ListParagraph"/>
        <w:numPr>
          <w:ilvl w:val="0"/>
          <w:numId w:val="6"/>
        </w:numPr>
        <w:shd w:val="clear" w:color="auto" w:fill="FFFFFF"/>
        <w:spacing w:after="0" w:line="240" w:lineRule="auto"/>
        <w:textAlignment w:val="baseline"/>
        <w:rPr>
          <w:rFonts w:ascii="Times New Roman" w:hAnsi="Times New Roman" w:eastAsia="Times New Roman" w:cs="Times New Roman"/>
          <w:color w:val="273239"/>
          <w:spacing w:val="2"/>
          <w:kern w:val="0"/>
          <w:sz w:val="24"/>
          <w:szCs w:val="24"/>
          <w:lang w:eastAsia="en-IN"/>
          <w14:ligatures w14:val="none"/>
        </w:rPr>
      </w:pPr>
      <w:proofErr w:type="spellStart"/>
      <w:r w:rsidRPr="00667857">
        <w:rPr>
          <w:rFonts w:ascii="Times New Roman" w:hAnsi="Times New Roman" w:eastAsia="Times New Roman" w:cs="Times New Roman"/>
          <w:color w:val="273239"/>
          <w:spacing w:val="2"/>
          <w:kern w:val="0"/>
          <w:sz w:val="24"/>
          <w:szCs w:val="24"/>
          <w:lang w:eastAsia="en-IN"/>
          <w14:ligatures w14:val="none"/>
        </w:rPr>
        <w:t>LiveCD</w:t>
      </w:r>
      <w:proofErr w:type="spellEnd"/>
      <w:r w:rsidRPr="00667857">
        <w:rPr>
          <w:rFonts w:ascii="Times New Roman" w:hAnsi="Times New Roman" w:eastAsia="Times New Roman" w:cs="Times New Roman"/>
          <w:color w:val="273239"/>
          <w:spacing w:val="2"/>
          <w:kern w:val="0"/>
          <w:sz w:val="24"/>
          <w:szCs w:val="24"/>
          <w:lang w:eastAsia="en-IN"/>
          <w14:ligatures w14:val="none"/>
        </w:rPr>
        <w:t xml:space="preserve"> test distributions</w:t>
      </w:r>
    </w:p>
    <w:p w:rsidR="00667857" w:rsidP="00667857" w:rsidRDefault="00667857" w14:paraId="44623BC3" w14:textId="77777777">
      <w:pPr>
        <w:pStyle w:val="ListParagraph"/>
        <w:shd w:val="clear" w:color="auto" w:fill="FFFFFF"/>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p>
    <w:p w:rsidRPr="00667857" w:rsidR="00667857" w:rsidP="00667857" w:rsidRDefault="00667857" w14:paraId="7D125615" w14:textId="33F7CC37">
      <w:pPr>
        <w:pStyle w:val="ListParagraph"/>
        <w:numPr>
          <w:ilvl w:val="0"/>
          <w:numId w:val="7"/>
        </w:numPr>
        <w:shd w:val="clear" w:color="auto" w:fill="FFFFFF"/>
        <w:spacing w:after="0" w:line="240" w:lineRule="auto"/>
        <w:textAlignment w:val="baseline"/>
        <w:rPr>
          <w:rFonts w:ascii="Times New Roman" w:hAnsi="Times New Roman" w:eastAsia="Times New Roman" w:cs="Times New Roman"/>
          <w:b/>
          <w:bCs/>
          <w:color w:val="273239"/>
          <w:spacing w:val="2"/>
          <w:kern w:val="0"/>
          <w:sz w:val="24"/>
          <w:szCs w:val="24"/>
          <w:lang w:eastAsia="en-IN"/>
          <w14:ligatures w14:val="none"/>
        </w:rPr>
      </w:pPr>
      <w:r w:rsidRPr="00667857">
        <w:rPr>
          <w:rFonts w:ascii="Times New Roman" w:hAnsi="Times New Roman" w:eastAsia="Times New Roman" w:cs="Times New Roman"/>
          <w:b/>
          <w:bCs/>
          <w:color w:val="273239"/>
          <w:spacing w:val="2"/>
          <w:kern w:val="0"/>
          <w:sz w:val="24"/>
          <w:szCs w:val="24"/>
          <w:lang w:eastAsia="en-IN"/>
          <w14:ligatures w14:val="none"/>
        </w:rPr>
        <w:t>Core Linux Distributions</w:t>
      </w:r>
    </w:p>
    <w:p w:rsidR="00667857" w:rsidP="00667857" w:rsidRDefault="00667857" w14:paraId="4D1AC459" w14:textId="437D67EA">
      <w:pPr>
        <w:pStyle w:val="ListParagraph"/>
        <w:shd w:val="clear" w:color="auto" w:fill="FFFFFF"/>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color w:val="273239"/>
          <w:spacing w:val="2"/>
          <w:kern w:val="0"/>
          <w:sz w:val="24"/>
          <w:szCs w:val="24"/>
          <w:lang w:eastAsia="en-IN"/>
          <w14:ligatures w14:val="none"/>
        </w:rPr>
        <w:t>A core Linux distribution contains a kernel, one or more graphical desktop environments, and just about every Linux application that is available, recompiled for the kernel. It provides one-stop shopping for a complete Linux installation.</w:t>
      </w:r>
    </w:p>
    <w:p w:rsidRPr="00667857" w:rsidR="00667857" w:rsidP="00667857" w:rsidRDefault="00667857" w14:paraId="15908962" w14:textId="77777777">
      <w:pPr>
        <w:shd w:val="clear" w:color="auto" w:fill="FFFFFF"/>
        <w:spacing w:after="0" w:line="240" w:lineRule="auto"/>
        <w:jc w:val="both"/>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b/>
          <w:bCs/>
          <w:color w:val="273239"/>
          <w:spacing w:val="2"/>
          <w:kern w:val="0"/>
          <w:sz w:val="24"/>
          <w:szCs w:val="24"/>
          <w:bdr w:val="none" w:color="auto" w:sz="0" w:space="0" w:frame="1"/>
          <w:lang w:eastAsia="en-IN"/>
          <w14:ligatures w14:val="none"/>
        </w:rPr>
        <w:t>Examples: </w:t>
      </w:r>
    </w:p>
    <w:p w:rsidRPr="00667857" w:rsidR="00667857" w:rsidP="00667857" w:rsidRDefault="00667857" w14:paraId="64F32228" w14:textId="77777777">
      <w:pPr>
        <w:numPr>
          <w:ilvl w:val="0"/>
          <w:numId w:val="8"/>
        </w:numPr>
        <w:shd w:val="clear" w:color="auto" w:fill="FFFFFF"/>
        <w:spacing w:after="0" w:line="240" w:lineRule="auto"/>
        <w:ind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b/>
          <w:bCs/>
          <w:color w:val="273239"/>
          <w:spacing w:val="2"/>
          <w:kern w:val="0"/>
          <w:sz w:val="24"/>
          <w:szCs w:val="24"/>
          <w:bdr w:val="none" w:color="auto" w:sz="0" w:space="0" w:frame="1"/>
          <w:lang w:eastAsia="en-IN"/>
          <w14:ligatures w14:val="none"/>
        </w:rPr>
        <w:t>Slackware </w:t>
      </w:r>
      <w:r w:rsidRPr="00667857">
        <w:rPr>
          <w:rFonts w:ascii="Times New Roman" w:hAnsi="Times New Roman" w:eastAsia="Times New Roman" w:cs="Times New Roman"/>
          <w:color w:val="273239"/>
          <w:spacing w:val="2"/>
          <w:kern w:val="0"/>
          <w:sz w:val="24"/>
          <w:szCs w:val="24"/>
          <w:lang w:eastAsia="en-IN"/>
          <w14:ligatures w14:val="none"/>
        </w:rPr>
        <w:t>– One of the original Linux distribution sets, popular with Linux geek.</w:t>
      </w:r>
    </w:p>
    <w:p w:rsidRPr="00667857" w:rsidR="00667857" w:rsidP="00667857" w:rsidRDefault="00667857" w14:paraId="5E724327" w14:textId="77777777">
      <w:pPr>
        <w:numPr>
          <w:ilvl w:val="0"/>
          <w:numId w:val="8"/>
        </w:numPr>
        <w:shd w:val="clear" w:color="auto" w:fill="FFFFFF"/>
        <w:spacing w:after="0" w:line="240" w:lineRule="auto"/>
        <w:ind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sidRPr="00667857">
        <w:rPr>
          <w:rFonts w:ascii="Times New Roman" w:hAnsi="Times New Roman" w:eastAsia="Times New Roman" w:cs="Times New Roman"/>
          <w:b/>
          <w:bCs/>
          <w:color w:val="273239"/>
          <w:spacing w:val="2"/>
          <w:kern w:val="0"/>
          <w:sz w:val="24"/>
          <w:szCs w:val="24"/>
          <w:bdr w:val="none" w:color="auto" w:sz="0" w:space="0" w:frame="1"/>
          <w:lang w:eastAsia="en-IN"/>
          <w14:ligatures w14:val="none"/>
        </w:rPr>
        <w:t>Debian </w:t>
      </w:r>
      <w:r w:rsidRPr="00667857">
        <w:rPr>
          <w:rFonts w:ascii="Times New Roman" w:hAnsi="Times New Roman" w:eastAsia="Times New Roman" w:cs="Times New Roman"/>
          <w:color w:val="273239"/>
          <w:spacing w:val="2"/>
          <w:kern w:val="0"/>
          <w:sz w:val="24"/>
          <w:szCs w:val="24"/>
          <w:lang w:eastAsia="en-IN"/>
          <w14:ligatures w14:val="none"/>
        </w:rPr>
        <w:t>– Popular with Linux experts and commercial Linux products</w:t>
      </w:r>
    </w:p>
    <w:p w:rsidRPr="00667857" w:rsidR="00667857" w:rsidP="00667857" w:rsidRDefault="00667857" w14:paraId="37699BD3" w14:textId="77777777">
      <w:pPr>
        <w:pStyle w:val="ListParagraph"/>
        <w:shd w:val="clear" w:color="auto" w:fill="FFFFFF"/>
        <w:spacing w:after="0" w:line="240" w:lineRule="auto"/>
        <w:ind w:left="360"/>
        <w:textAlignment w:val="baseline"/>
        <w:rPr>
          <w:rFonts w:ascii="Times New Roman" w:hAnsi="Times New Roman" w:eastAsia="Times New Roman" w:cs="Times New Roman"/>
          <w:color w:val="273239"/>
          <w:spacing w:val="2"/>
          <w:kern w:val="0"/>
          <w:sz w:val="24"/>
          <w:szCs w:val="24"/>
          <w:lang w:eastAsia="en-IN"/>
          <w14:ligatures w14:val="none"/>
        </w:rPr>
      </w:pPr>
    </w:p>
    <w:p w:rsidRPr="00C659C6" w:rsidR="00667857" w:rsidP="00667857" w:rsidRDefault="00667857" w14:paraId="3DD29CFD" w14:textId="77777777">
      <w:pPr>
        <w:rPr>
          <w:rFonts w:ascii="Times New Roman" w:hAnsi="Times New Roman" w:cs="Times New Roman"/>
          <w:b/>
          <w:bCs/>
          <w:sz w:val="32"/>
          <w:szCs w:val="32"/>
          <w:lang w:val="en-US"/>
        </w:rPr>
      </w:pPr>
    </w:p>
    <w:p w:rsidRPr="00C659C6" w:rsidR="00667857" w:rsidP="000F47A7" w:rsidRDefault="00667857" w14:paraId="57482210" w14:textId="77777777">
      <w:pPr>
        <w:pStyle w:val="Heading3"/>
        <w:numPr>
          <w:ilvl w:val="0"/>
          <w:numId w:val="14"/>
        </w:numPr>
        <w:shd w:val="clear" w:color="auto" w:fill="FFFFFF"/>
        <w:spacing w:before="0"/>
        <w:jc w:val="both"/>
        <w:textAlignment w:val="baseline"/>
        <w:rPr>
          <w:rFonts w:ascii="Times New Roman" w:hAnsi="Times New Roman" w:cs="Times New Roman"/>
          <w:b/>
          <w:bCs/>
          <w:color w:val="273239"/>
          <w:spacing w:val="2"/>
        </w:rPr>
      </w:pPr>
      <w:r w:rsidRPr="00C659C6">
        <w:rPr>
          <w:rStyle w:val="Strong"/>
          <w:rFonts w:ascii="Times New Roman" w:hAnsi="Times New Roman" w:cs="Times New Roman"/>
          <w:color w:val="273239"/>
          <w:spacing w:val="2"/>
          <w:bdr w:val="none" w:color="auto" w:sz="0" w:space="0" w:frame="1"/>
        </w:rPr>
        <w:t>Specialized Linux Distributions</w:t>
      </w:r>
    </w:p>
    <w:p w:rsidR="00F21B21" w:rsidP="00C659C6" w:rsidRDefault="00667857" w14:paraId="28E1F117" w14:textId="238E43D0">
      <w:pPr>
        <w:pStyle w:val="NormalWeb"/>
        <w:shd w:val="clear" w:color="auto" w:fill="FFFFFF"/>
        <w:spacing w:before="0" w:beforeAutospacing="0" w:after="150" w:afterAutospacing="0"/>
        <w:jc w:val="both"/>
        <w:textAlignment w:val="baseline"/>
        <w:rPr>
          <w:color w:val="273239"/>
          <w:spacing w:val="2"/>
          <w:shd w:val="clear" w:color="auto" w:fill="FFFFFF"/>
        </w:rPr>
      </w:pPr>
      <w:r w:rsidRPr="00667857">
        <w:rPr>
          <w:color w:val="273239"/>
          <w:spacing w:val="2"/>
        </w:rPr>
        <w:t>A new subgroup of Linux distributions has started to appear. These are typically based on one of the main distributions but contain only a subset of applications that would make sense for a specific area of use</w:t>
      </w:r>
      <w:r w:rsidR="00C659C6">
        <w:rPr>
          <w:color w:val="273239"/>
          <w:spacing w:val="2"/>
        </w:rPr>
        <w:t xml:space="preserve">. </w:t>
      </w:r>
      <w:r w:rsidRPr="00667857">
        <w:rPr>
          <w:color w:val="273239"/>
          <w:spacing w:val="2"/>
          <w:shd w:val="clear" w:color="auto" w:fill="FFFFFF"/>
        </w:rPr>
        <w:t>These are literally hundreds of specialized Linux distributions, and more are popping up all the time on the internet. No matter what your specialty, you’ll probably find a Linux distribution made for you.</w:t>
      </w:r>
    </w:p>
    <w:p w:rsidRPr="00F21B21" w:rsidR="00F21B21" w:rsidP="00F21B21" w:rsidRDefault="00F21B21" w14:paraId="2A03752A" w14:textId="77777777">
      <w:pPr>
        <w:shd w:val="clear" w:color="auto" w:fill="FFFFFF"/>
        <w:spacing w:after="0" w:line="240" w:lineRule="auto"/>
        <w:jc w:val="both"/>
        <w:textAlignment w:val="baseline"/>
        <w:rPr>
          <w:rFonts w:ascii="Times New Roman" w:hAnsi="Times New Roman" w:eastAsia="Times New Roman" w:cs="Times New Roman"/>
          <w:color w:val="273239"/>
          <w:spacing w:val="2"/>
          <w:kern w:val="0"/>
          <w:sz w:val="24"/>
          <w:szCs w:val="24"/>
          <w:lang w:eastAsia="en-IN"/>
          <w14:ligatures w14:val="none"/>
        </w:rPr>
      </w:pPr>
      <w:proofErr w:type="gramStart"/>
      <w:r w:rsidRPr="00F21B21">
        <w:rPr>
          <w:rFonts w:ascii="Times New Roman" w:hAnsi="Times New Roman" w:eastAsia="Times New Roman" w:cs="Times New Roman"/>
          <w:b/>
          <w:bCs/>
          <w:color w:val="273239"/>
          <w:spacing w:val="2"/>
          <w:kern w:val="0"/>
          <w:sz w:val="24"/>
          <w:szCs w:val="24"/>
          <w:bdr w:val="none" w:color="auto" w:sz="0" w:space="0" w:frame="1"/>
          <w:lang w:eastAsia="en-IN"/>
          <w14:ligatures w14:val="none"/>
        </w:rPr>
        <w:t>Examples :</w:t>
      </w:r>
      <w:proofErr w:type="gramEnd"/>
    </w:p>
    <w:p w:rsidRPr="00F21B21" w:rsidR="00F21B21" w:rsidP="00F21B21" w:rsidRDefault="00F21B21" w14:paraId="61B291A4" w14:textId="77777777">
      <w:pPr>
        <w:numPr>
          <w:ilvl w:val="0"/>
          <w:numId w:val="9"/>
        </w:numPr>
        <w:shd w:val="clear" w:color="auto" w:fill="FFFFFF"/>
        <w:spacing w:after="0" w:line="240" w:lineRule="auto"/>
        <w:ind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sidRPr="00F21B21">
        <w:rPr>
          <w:rFonts w:ascii="Times New Roman" w:hAnsi="Times New Roman" w:eastAsia="Times New Roman" w:cs="Times New Roman"/>
          <w:b/>
          <w:bCs/>
          <w:color w:val="273239"/>
          <w:spacing w:val="2"/>
          <w:kern w:val="0"/>
          <w:sz w:val="24"/>
          <w:szCs w:val="24"/>
          <w:bdr w:val="none" w:color="auto" w:sz="0" w:space="0" w:frame="1"/>
          <w:lang w:eastAsia="en-IN"/>
          <w14:ligatures w14:val="none"/>
        </w:rPr>
        <w:t>CentOS </w:t>
      </w:r>
      <w:r w:rsidRPr="00F21B21">
        <w:rPr>
          <w:rFonts w:ascii="Times New Roman" w:hAnsi="Times New Roman" w:eastAsia="Times New Roman" w:cs="Times New Roman"/>
          <w:color w:val="273239"/>
          <w:spacing w:val="2"/>
          <w:kern w:val="0"/>
          <w:sz w:val="24"/>
          <w:szCs w:val="24"/>
          <w:lang w:eastAsia="en-IN"/>
          <w14:ligatures w14:val="none"/>
        </w:rPr>
        <w:t>– A free distribution built from the Red Hat Enterprise Linux source code</w:t>
      </w:r>
    </w:p>
    <w:p w:rsidR="00F21B21" w:rsidP="00F21B21" w:rsidRDefault="00F21B21" w14:paraId="1A8A2210" w14:textId="77777777">
      <w:pPr>
        <w:numPr>
          <w:ilvl w:val="0"/>
          <w:numId w:val="9"/>
        </w:numPr>
        <w:shd w:val="clear" w:color="auto" w:fill="FFFFFF"/>
        <w:spacing w:after="0" w:line="240" w:lineRule="auto"/>
        <w:ind w:left="1080"/>
        <w:jc w:val="both"/>
        <w:textAlignment w:val="baseline"/>
        <w:rPr>
          <w:rFonts w:ascii="Times New Roman" w:hAnsi="Times New Roman" w:eastAsia="Times New Roman" w:cs="Times New Roman"/>
          <w:color w:val="273239"/>
          <w:spacing w:val="2"/>
          <w:kern w:val="0"/>
          <w:sz w:val="24"/>
          <w:szCs w:val="24"/>
          <w:lang w:eastAsia="en-IN"/>
          <w14:ligatures w14:val="none"/>
        </w:rPr>
      </w:pPr>
      <w:r w:rsidRPr="00F21B21">
        <w:rPr>
          <w:rFonts w:ascii="Times New Roman" w:hAnsi="Times New Roman" w:eastAsia="Times New Roman" w:cs="Times New Roman"/>
          <w:b/>
          <w:bCs/>
          <w:color w:val="273239"/>
          <w:spacing w:val="2"/>
          <w:kern w:val="0"/>
          <w:sz w:val="24"/>
          <w:szCs w:val="24"/>
          <w:bdr w:val="none" w:color="auto" w:sz="0" w:space="0" w:frame="1"/>
          <w:lang w:eastAsia="en-IN"/>
          <w14:ligatures w14:val="none"/>
        </w:rPr>
        <w:t>Mint – </w:t>
      </w:r>
      <w:r w:rsidRPr="00F21B21">
        <w:rPr>
          <w:rFonts w:ascii="Times New Roman" w:hAnsi="Times New Roman" w:eastAsia="Times New Roman" w:cs="Times New Roman"/>
          <w:color w:val="273239"/>
          <w:spacing w:val="2"/>
          <w:kern w:val="0"/>
          <w:sz w:val="24"/>
          <w:szCs w:val="24"/>
          <w:lang w:eastAsia="en-IN"/>
          <w14:ligatures w14:val="none"/>
        </w:rPr>
        <w:t>A free distribution for home entertainment use</w:t>
      </w:r>
    </w:p>
    <w:p w:rsidR="00F21B21" w:rsidP="00F21B21" w:rsidRDefault="00F21B21" w14:paraId="6FABC7FD" w14:textId="77777777">
      <w:pPr>
        <w:shd w:val="clear" w:color="auto" w:fill="FFFFFF"/>
        <w:spacing w:after="0" w:line="240" w:lineRule="auto"/>
        <w:jc w:val="both"/>
        <w:textAlignment w:val="baseline"/>
        <w:rPr>
          <w:rFonts w:ascii="Times New Roman" w:hAnsi="Times New Roman" w:eastAsia="Times New Roman" w:cs="Times New Roman"/>
          <w:color w:val="273239"/>
          <w:spacing w:val="2"/>
          <w:kern w:val="0"/>
          <w:sz w:val="24"/>
          <w:szCs w:val="24"/>
          <w:lang w:eastAsia="en-IN"/>
          <w14:ligatures w14:val="none"/>
        </w:rPr>
      </w:pPr>
    </w:p>
    <w:p w:rsidRPr="00F21B21" w:rsidR="00F21B21" w:rsidP="00F21B21" w:rsidRDefault="00F21B21" w14:paraId="00EAE598" w14:textId="77777777">
      <w:pPr>
        <w:pStyle w:val="Heading3"/>
        <w:shd w:val="clear" w:color="auto" w:fill="FFFFFF"/>
        <w:spacing w:before="0"/>
        <w:jc w:val="both"/>
        <w:textAlignment w:val="baseline"/>
        <w:rPr>
          <w:rFonts w:ascii="Times New Roman" w:hAnsi="Times New Roman" w:cs="Times New Roman"/>
          <w:color w:val="273239"/>
          <w:spacing w:val="2"/>
        </w:rPr>
      </w:pPr>
      <w:r w:rsidRPr="00F21B21">
        <w:rPr>
          <w:rStyle w:val="Strong"/>
          <w:rFonts w:ascii="Times New Roman" w:hAnsi="Times New Roman" w:cs="Times New Roman"/>
          <w:color w:val="273239"/>
          <w:spacing w:val="2"/>
          <w:bdr w:val="none" w:color="auto" w:sz="0" w:space="0" w:frame="1"/>
        </w:rPr>
        <w:t xml:space="preserve">The Linux </w:t>
      </w:r>
      <w:proofErr w:type="spellStart"/>
      <w:r w:rsidRPr="00F21B21">
        <w:rPr>
          <w:rStyle w:val="Strong"/>
          <w:rFonts w:ascii="Times New Roman" w:hAnsi="Times New Roman" w:cs="Times New Roman"/>
          <w:color w:val="273239"/>
          <w:spacing w:val="2"/>
          <w:bdr w:val="none" w:color="auto" w:sz="0" w:space="0" w:frame="1"/>
        </w:rPr>
        <w:t>LiveCD</w:t>
      </w:r>
      <w:proofErr w:type="spellEnd"/>
    </w:p>
    <w:p w:rsidRPr="00F21B21" w:rsidR="00F21B21" w:rsidP="00F21B21" w:rsidRDefault="00F21B21" w14:paraId="003F5784" w14:textId="1DFCED0D">
      <w:pPr>
        <w:shd w:val="clear" w:color="auto" w:fill="FFFFFF"/>
        <w:spacing w:after="0" w:line="240" w:lineRule="auto"/>
        <w:jc w:val="both"/>
        <w:textAlignment w:val="baseline"/>
        <w:rPr>
          <w:rFonts w:ascii="Times New Roman" w:hAnsi="Times New Roman" w:eastAsia="Times New Roman" w:cs="Times New Roman"/>
          <w:color w:val="273239"/>
          <w:spacing w:val="2"/>
          <w:kern w:val="0"/>
          <w:sz w:val="24"/>
          <w:szCs w:val="24"/>
          <w:lang w:eastAsia="en-IN"/>
          <w14:ligatures w14:val="none"/>
        </w:rPr>
      </w:pPr>
      <w:r w:rsidRPr="00F21B21">
        <w:rPr>
          <w:rFonts w:ascii="Times New Roman" w:hAnsi="Times New Roman" w:cs="Times New Roman"/>
          <w:color w:val="273239"/>
          <w:spacing w:val="2"/>
          <w:sz w:val="24"/>
          <w:szCs w:val="24"/>
          <w:shd w:val="clear" w:color="auto" w:fill="FFFFFF"/>
        </w:rPr>
        <w:t xml:space="preserve">A relatively new phenomenon in the Linux world is the bootable Linux CD distribution. This lets you see what a Linux system is like without </w:t>
      </w:r>
      <w:proofErr w:type="gramStart"/>
      <w:r w:rsidRPr="00F21B21">
        <w:rPr>
          <w:rFonts w:ascii="Times New Roman" w:hAnsi="Times New Roman" w:cs="Times New Roman"/>
          <w:color w:val="273239"/>
          <w:spacing w:val="2"/>
          <w:sz w:val="24"/>
          <w:szCs w:val="24"/>
          <w:shd w:val="clear" w:color="auto" w:fill="FFFFFF"/>
        </w:rPr>
        <w:t>actually installing</w:t>
      </w:r>
      <w:proofErr w:type="gramEnd"/>
      <w:r w:rsidRPr="00F21B21">
        <w:rPr>
          <w:rFonts w:ascii="Times New Roman" w:hAnsi="Times New Roman" w:cs="Times New Roman"/>
          <w:color w:val="273239"/>
          <w:spacing w:val="2"/>
          <w:sz w:val="24"/>
          <w:szCs w:val="24"/>
          <w:shd w:val="clear" w:color="auto" w:fill="FFFFFF"/>
        </w:rPr>
        <w:t xml:space="preserve"> it. Most modern PCs can boot from a CD instead of the standard hard drive. To take advantage of this some Linux distributions create a bootable CD that contains a sample Linux system (called a Linux Live CD). Because of the limitations of the single CD size, the sample can’t contain a complete Linux system, but you’d be surprised at all the software they can cram in there. The result is anything on your hard drive.</w:t>
      </w:r>
    </w:p>
    <w:p w:rsidR="00F21B21" w:rsidP="00C659C6" w:rsidRDefault="00F21B21" w14:paraId="11A3EFF6" w14:textId="77777777">
      <w:pPr>
        <w:pStyle w:val="NormalWeb"/>
        <w:shd w:val="clear" w:color="auto" w:fill="FFFFFF"/>
        <w:spacing w:before="0" w:beforeAutospacing="0" w:after="150" w:afterAutospacing="0"/>
        <w:jc w:val="both"/>
        <w:textAlignment w:val="baseline"/>
        <w:rPr>
          <w:color w:val="273239"/>
          <w:spacing w:val="2"/>
        </w:rPr>
      </w:pPr>
    </w:p>
    <w:p w:rsidR="00FB0BC4" w:rsidP="00C659C6" w:rsidRDefault="00FB0BC4" w14:paraId="439B9363" w14:textId="77777777">
      <w:pPr>
        <w:pStyle w:val="NormalWeb"/>
        <w:shd w:val="clear" w:color="auto" w:fill="FFFFFF"/>
        <w:spacing w:before="0" w:beforeAutospacing="0" w:after="150" w:afterAutospacing="0"/>
        <w:jc w:val="both"/>
        <w:textAlignment w:val="baseline"/>
        <w:rPr>
          <w:color w:val="273239"/>
          <w:spacing w:val="2"/>
        </w:rPr>
      </w:pPr>
    </w:p>
    <w:p w:rsidRPr="006E12FB" w:rsidR="00FB0BC4" w:rsidP="00F97C7C" w:rsidRDefault="00FB0BC4" w14:paraId="19C29BE9" w14:textId="77777777">
      <w:pPr>
        <w:pStyle w:val="Heading1"/>
        <w:numPr>
          <w:ilvl w:val="0"/>
          <w:numId w:val="15"/>
        </w:numPr>
        <w:shd w:val="clear" w:color="auto" w:fill="FFFFFF"/>
        <w:spacing w:before="0"/>
        <w:textAlignment w:val="baseline"/>
        <w:rPr>
          <w:rFonts w:ascii="Times New Roman" w:hAnsi="Times New Roman" w:cs="Times New Roman"/>
          <w:b/>
          <w:bCs/>
          <w:color w:val="273239"/>
          <w:sz w:val="24"/>
          <w:szCs w:val="24"/>
        </w:rPr>
      </w:pPr>
      <w:r w:rsidRPr="006E12FB">
        <w:rPr>
          <w:rFonts w:ascii="Times New Roman" w:hAnsi="Times New Roman" w:cs="Times New Roman"/>
          <w:b/>
          <w:bCs/>
          <w:color w:val="273239"/>
          <w:sz w:val="24"/>
          <w:szCs w:val="24"/>
        </w:rPr>
        <w:t>Linux Directory Structure</w:t>
      </w:r>
    </w:p>
    <w:p w:rsidRPr="006E12FB" w:rsidR="00FB0BC4" w:rsidP="00C659C6" w:rsidRDefault="006E12FB" w14:paraId="30545251" w14:textId="6A2F0F8A">
      <w:pPr>
        <w:pStyle w:val="NormalWeb"/>
        <w:shd w:val="clear" w:color="auto" w:fill="FFFFFF"/>
        <w:spacing w:before="0" w:beforeAutospacing="0" w:after="150" w:afterAutospacing="0"/>
        <w:jc w:val="both"/>
        <w:textAlignment w:val="baseline"/>
        <w:rPr>
          <w:color w:val="273239"/>
          <w:spacing w:val="2"/>
          <w:shd w:val="clear" w:color="auto" w:fill="FFFFFF"/>
        </w:rPr>
      </w:pPr>
      <w:r w:rsidRPr="006E12FB">
        <w:rPr>
          <w:color w:val="273239"/>
          <w:spacing w:val="2"/>
          <w:shd w:val="clear" w:color="auto" w:fill="FFFFFF"/>
        </w:rPr>
        <w:t xml:space="preserve">In Linux operating system everything is a file even directories are files, files are files, and devices like mouse, keyboard, printer, etc are also files. </w:t>
      </w:r>
    </w:p>
    <w:p w:rsidRPr="006E12FB" w:rsidR="006E12FB" w:rsidP="006E12FB" w:rsidRDefault="006E12FB" w14:paraId="63485F5D" w14:textId="41730F3C">
      <w:pPr>
        <w:pStyle w:val="Heading2"/>
        <w:shd w:val="clear" w:color="auto" w:fill="FFFFFF"/>
        <w:spacing w:before="0" w:beforeAutospacing="0" w:after="0" w:afterAutospacing="0"/>
        <w:textAlignment w:val="baseline"/>
        <w:rPr>
          <w:color w:val="273239"/>
          <w:spacing w:val="2"/>
          <w:sz w:val="24"/>
          <w:szCs w:val="24"/>
        </w:rPr>
      </w:pPr>
      <w:r w:rsidRPr="006E12FB">
        <w:rPr>
          <w:rStyle w:val="Strong"/>
          <w:b/>
          <w:bCs/>
          <w:color w:val="273239"/>
          <w:spacing w:val="2"/>
          <w:sz w:val="24"/>
          <w:szCs w:val="24"/>
          <w:bdr w:val="none" w:color="auto" w:sz="0" w:space="0" w:frame="1"/>
        </w:rPr>
        <w:t>Types</w:t>
      </w:r>
      <w:r w:rsidRPr="006E12FB">
        <w:rPr>
          <w:color w:val="273239"/>
          <w:spacing w:val="2"/>
          <w:sz w:val="24"/>
          <w:szCs w:val="24"/>
        </w:rPr>
        <w:t> of files in the Linux system. </w:t>
      </w:r>
    </w:p>
    <w:p w:rsidRPr="006E12FB" w:rsidR="006E12FB" w:rsidP="006E12FB" w:rsidRDefault="006E12FB" w14:paraId="6BD2BABF" w14:textId="77777777">
      <w:pPr>
        <w:numPr>
          <w:ilvl w:val="0"/>
          <w:numId w:val="10"/>
        </w:numPr>
        <w:shd w:val="clear" w:color="auto" w:fill="FFFFFF"/>
        <w:spacing w:after="0" w:line="240" w:lineRule="auto"/>
        <w:ind w:left="1080"/>
        <w:textAlignment w:val="baseline"/>
        <w:rPr>
          <w:rFonts w:ascii="Times New Roman" w:hAnsi="Times New Roman" w:eastAsia="Times New Roman" w:cs="Times New Roman"/>
          <w:color w:val="273239"/>
          <w:spacing w:val="2"/>
          <w:kern w:val="0"/>
          <w:sz w:val="24"/>
          <w:szCs w:val="24"/>
          <w:lang w:eastAsia="en-IN"/>
          <w14:ligatures w14:val="none"/>
        </w:rPr>
      </w:pPr>
      <w:r w:rsidRPr="006E12FB">
        <w:rPr>
          <w:rFonts w:ascii="Times New Roman" w:hAnsi="Times New Roman" w:eastAsia="Times New Roman" w:cs="Times New Roman"/>
          <w:b/>
          <w:bCs/>
          <w:color w:val="273239"/>
          <w:spacing w:val="2"/>
          <w:kern w:val="0"/>
          <w:sz w:val="24"/>
          <w:szCs w:val="24"/>
          <w:bdr w:val="none" w:color="auto" w:sz="0" w:space="0" w:frame="1"/>
          <w:lang w:eastAsia="en-IN"/>
          <w14:ligatures w14:val="none"/>
        </w:rPr>
        <w:t> General Files</w:t>
      </w:r>
      <w:r w:rsidRPr="006E12FB">
        <w:rPr>
          <w:rFonts w:ascii="Times New Roman" w:hAnsi="Times New Roman" w:eastAsia="Times New Roman" w:cs="Times New Roman"/>
          <w:color w:val="273239"/>
          <w:spacing w:val="2"/>
          <w:kern w:val="0"/>
          <w:sz w:val="24"/>
          <w:szCs w:val="24"/>
          <w:lang w:eastAsia="en-IN"/>
          <w14:ligatures w14:val="none"/>
        </w:rPr>
        <w:t xml:space="preserve"> – It is also called ordinary files. It may be an image, video, program, or simple text file. These types of files can be in ASCII or Binary format. It is the </w:t>
      </w:r>
      <w:proofErr w:type="gramStart"/>
      <w:r w:rsidRPr="006E12FB">
        <w:rPr>
          <w:rFonts w:ascii="Times New Roman" w:hAnsi="Times New Roman" w:eastAsia="Times New Roman" w:cs="Times New Roman"/>
          <w:color w:val="273239"/>
          <w:spacing w:val="2"/>
          <w:kern w:val="0"/>
          <w:sz w:val="24"/>
          <w:szCs w:val="24"/>
          <w:lang w:eastAsia="en-IN"/>
          <w14:ligatures w14:val="none"/>
        </w:rPr>
        <w:t>most commonly used</w:t>
      </w:r>
      <w:proofErr w:type="gramEnd"/>
      <w:r w:rsidRPr="006E12FB">
        <w:rPr>
          <w:rFonts w:ascii="Times New Roman" w:hAnsi="Times New Roman" w:eastAsia="Times New Roman" w:cs="Times New Roman"/>
          <w:color w:val="273239"/>
          <w:spacing w:val="2"/>
          <w:kern w:val="0"/>
          <w:sz w:val="24"/>
          <w:szCs w:val="24"/>
          <w:lang w:eastAsia="en-IN"/>
          <w14:ligatures w14:val="none"/>
        </w:rPr>
        <w:t xml:space="preserve"> file in the Linux system.</w:t>
      </w:r>
    </w:p>
    <w:p w:rsidRPr="006E12FB" w:rsidR="006E12FB" w:rsidP="006E12FB" w:rsidRDefault="006E12FB" w14:paraId="0E53121F" w14:textId="77777777">
      <w:pPr>
        <w:numPr>
          <w:ilvl w:val="0"/>
          <w:numId w:val="10"/>
        </w:numPr>
        <w:shd w:val="clear" w:color="auto" w:fill="FFFFFF"/>
        <w:spacing w:after="0" w:line="240" w:lineRule="auto"/>
        <w:ind w:left="1080"/>
        <w:textAlignment w:val="baseline"/>
        <w:rPr>
          <w:rFonts w:ascii="Times New Roman" w:hAnsi="Times New Roman" w:eastAsia="Times New Roman" w:cs="Times New Roman"/>
          <w:color w:val="273239"/>
          <w:spacing w:val="2"/>
          <w:kern w:val="0"/>
          <w:sz w:val="24"/>
          <w:szCs w:val="24"/>
          <w:lang w:eastAsia="en-IN"/>
          <w14:ligatures w14:val="none"/>
        </w:rPr>
      </w:pPr>
      <w:r w:rsidRPr="006E12FB">
        <w:rPr>
          <w:rFonts w:ascii="Times New Roman" w:hAnsi="Times New Roman" w:eastAsia="Times New Roman" w:cs="Times New Roman"/>
          <w:b/>
          <w:bCs/>
          <w:color w:val="273239"/>
          <w:spacing w:val="2"/>
          <w:kern w:val="0"/>
          <w:sz w:val="24"/>
          <w:szCs w:val="24"/>
          <w:bdr w:val="none" w:color="auto" w:sz="0" w:space="0" w:frame="1"/>
          <w:lang w:eastAsia="en-IN"/>
          <w14:ligatures w14:val="none"/>
        </w:rPr>
        <w:t>Directory Files </w:t>
      </w:r>
      <w:r w:rsidRPr="006E12FB">
        <w:rPr>
          <w:rFonts w:ascii="Times New Roman" w:hAnsi="Times New Roman" w:eastAsia="Times New Roman" w:cs="Times New Roman"/>
          <w:color w:val="273239"/>
          <w:spacing w:val="2"/>
          <w:kern w:val="0"/>
          <w:sz w:val="24"/>
          <w:szCs w:val="24"/>
          <w:lang w:eastAsia="en-IN"/>
          <w14:ligatures w14:val="none"/>
        </w:rPr>
        <w:t>– These types of files are a warehouse for other file types. It may be a directory file within a directory (subdirectory).</w:t>
      </w:r>
    </w:p>
    <w:p w:rsidRPr="006E12FB" w:rsidR="006E12FB" w:rsidP="006E12FB" w:rsidRDefault="006E12FB" w14:paraId="23EAF5EC" w14:textId="77777777">
      <w:pPr>
        <w:numPr>
          <w:ilvl w:val="0"/>
          <w:numId w:val="10"/>
        </w:numPr>
        <w:shd w:val="clear" w:color="auto" w:fill="FFFFFF"/>
        <w:spacing w:after="0" w:line="240" w:lineRule="auto"/>
        <w:ind w:left="1080"/>
        <w:textAlignment w:val="baseline"/>
        <w:rPr>
          <w:rFonts w:ascii="Times New Roman" w:hAnsi="Times New Roman" w:eastAsia="Times New Roman" w:cs="Times New Roman"/>
          <w:color w:val="273239"/>
          <w:spacing w:val="2"/>
          <w:kern w:val="0"/>
          <w:sz w:val="24"/>
          <w:szCs w:val="24"/>
          <w:lang w:eastAsia="en-IN"/>
          <w14:ligatures w14:val="none"/>
        </w:rPr>
      </w:pPr>
      <w:r w:rsidRPr="006E12FB">
        <w:rPr>
          <w:rFonts w:ascii="Times New Roman" w:hAnsi="Times New Roman" w:eastAsia="Times New Roman" w:cs="Times New Roman"/>
          <w:b/>
          <w:bCs/>
          <w:color w:val="273239"/>
          <w:spacing w:val="2"/>
          <w:kern w:val="0"/>
          <w:sz w:val="24"/>
          <w:szCs w:val="24"/>
          <w:bdr w:val="none" w:color="auto" w:sz="0" w:space="0" w:frame="1"/>
          <w:lang w:eastAsia="en-IN"/>
          <w14:ligatures w14:val="none"/>
        </w:rPr>
        <w:t>Device Files –</w:t>
      </w:r>
      <w:r w:rsidRPr="006E12FB">
        <w:rPr>
          <w:rFonts w:ascii="Times New Roman" w:hAnsi="Times New Roman" w:eastAsia="Times New Roman" w:cs="Times New Roman"/>
          <w:color w:val="273239"/>
          <w:spacing w:val="2"/>
          <w:kern w:val="0"/>
          <w:sz w:val="24"/>
          <w:szCs w:val="24"/>
          <w:lang w:eastAsia="en-IN"/>
          <w14:ligatures w14:val="none"/>
        </w:rPr>
        <w:t> In a Windows-like operating system, devices like CD-ROM, and hard drives are represented as drive letters like F: G: H whereas in the Linux system devices are represented as files. As for example, /dev/sda1, /dev/sda2, and so on.</w:t>
      </w:r>
    </w:p>
    <w:p w:rsidRPr="006E12FB" w:rsidR="006E12FB" w:rsidP="00C659C6" w:rsidRDefault="006E12FB" w14:paraId="42DC812D" w14:textId="47AF7236">
      <w:pPr>
        <w:pStyle w:val="NormalWeb"/>
        <w:shd w:val="clear" w:color="auto" w:fill="FFFFFF"/>
        <w:spacing w:before="0" w:beforeAutospacing="0" w:after="150" w:afterAutospacing="0"/>
        <w:jc w:val="both"/>
        <w:textAlignment w:val="baseline"/>
        <w:rPr>
          <w:color w:val="273239"/>
          <w:spacing w:val="2"/>
          <w:shd w:val="clear" w:color="auto" w:fill="FFFFFF"/>
        </w:rPr>
      </w:pPr>
      <w:r w:rsidRPr="006E12FB">
        <w:rPr>
          <w:color w:val="273239"/>
          <w:spacing w:val="2"/>
          <w:shd w:val="clear" w:color="auto" w:fill="FFFFFF"/>
        </w:rPr>
        <w:t xml:space="preserve"> In a Windows-like operating system, files are stored in different folders on different data drives like C: D: E: whereas in the Linux/Unix operating system files are stored in a tree-like structure starting with the root directory as shown in the below diagram.   </w:t>
      </w:r>
    </w:p>
    <w:p w:rsidRPr="006E12FB" w:rsidR="006E12FB" w:rsidP="00C659C6" w:rsidRDefault="0071493F" w14:paraId="21242528" w14:textId="55CBF72E">
      <w:pPr>
        <w:pStyle w:val="NormalWeb"/>
        <w:shd w:val="clear" w:color="auto" w:fill="FFFFFF"/>
        <w:spacing w:before="0" w:beforeAutospacing="0" w:after="150" w:afterAutospacing="0"/>
        <w:jc w:val="both"/>
        <w:textAlignment w:val="baseline"/>
        <w:rPr>
          <w:color w:val="273239"/>
          <w:spacing w:val="2"/>
        </w:rPr>
      </w:pPr>
      <w:r w:rsidRPr="0071493F">
        <w:rPr>
          <w:noProof/>
          <w:color w:val="273239"/>
          <w:spacing w:val="2"/>
        </w:rPr>
        <w:drawing>
          <wp:inline distT="0" distB="0" distL="0" distR="0" wp14:anchorId="0CD68637" wp14:editId="77891399">
            <wp:extent cx="5731510" cy="3166110"/>
            <wp:effectExtent l="0" t="0" r="2540" b="0"/>
            <wp:docPr id="1766681743"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1743" name="Picture 1" descr="A diagram with text and words&#10;&#10;Description automatically generated with medium confidence"/>
                    <pic:cNvPicPr/>
                  </pic:nvPicPr>
                  <pic:blipFill>
                    <a:blip r:embed="rId7"/>
                    <a:stretch>
                      <a:fillRect/>
                    </a:stretch>
                  </pic:blipFill>
                  <pic:spPr>
                    <a:xfrm>
                      <a:off x="0" y="0"/>
                      <a:ext cx="5731510" cy="3166110"/>
                    </a:xfrm>
                    <a:prstGeom prst="rect">
                      <a:avLst/>
                    </a:prstGeom>
                  </pic:spPr>
                </pic:pic>
              </a:graphicData>
            </a:graphic>
          </wp:inline>
        </w:drawing>
      </w:r>
    </w:p>
    <w:p w:rsidRPr="006E12FB" w:rsidR="006E12FB" w:rsidP="00C659C6" w:rsidRDefault="006E12FB" w14:paraId="3F3733AC" w14:textId="749EE9D4">
      <w:pPr>
        <w:pStyle w:val="NormalWeb"/>
        <w:shd w:val="clear" w:color="auto" w:fill="FFFFFF"/>
        <w:spacing w:before="0" w:beforeAutospacing="0" w:after="150" w:afterAutospacing="0"/>
        <w:jc w:val="both"/>
        <w:textAlignment w:val="baseline"/>
        <w:rPr>
          <w:color w:val="273239"/>
          <w:spacing w:val="2"/>
          <w:shd w:val="clear" w:color="auto" w:fill="FFFFFF"/>
        </w:rPr>
      </w:pPr>
      <w:r w:rsidRPr="006E12FB">
        <w:rPr>
          <w:color w:val="273239"/>
          <w:spacing w:val="2"/>
          <w:shd w:val="clear" w:color="auto" w:fill="FFFFFF"/>
        </w:rPr>
        <w:t xml:space="preserve">The Linux/Unix file system hierarchy base begins at the </w:t>
      </w:r>
      <w:proofErr w:type="gramStart"/>
      <w:r w:rsidRPr="006E12FB">
        <w:rPr>
          <w:color w:val="273239"/>
          <w:spacing w:val="2"/>
          <w:shd w:val="clear" w:color="auto" w:fill="FFFFFF"/>
        </w:rPr>
        <w:t>root</w:t>
      </w:r>
      <w:proofErr w:type="gramEnd"/>
      <w:r w:rsidRPr="006E12FB">
        <w:rPr>
          <w:color w:val="273239"/>
          <w:spacing w:val="2"/>
          <w:shd w:val="clear" w:color="auto" w:fill="FFFFFF"/>
        </w:rPr>
        <w:t xml:space="preserve"> and everything starts with the root directory.</w:t>
      </w:r>
    </w:p>
    <w:p w:rsidRPr="006E12FB" w:rsidR="006E12FB" w:rsidP="006E12FB" w:rsidRDefault="006E12FB" w14:paraId="62FB1E18" w14:textId="77777777">
      <w:pPr>
        <w:pStyle w:val="Heading3"/>
        <w:shd w:val="clear" w:color="auto" w:fill="FFFFFF"/>
        <w:spacing w:before="0"/>
        <w:textAlignment w:val="baseline"/>
        <w:rPr>
          <w:rFonts w:ascii="Times New Roman" w:hAnsi="Times New Roman" w:cs="Times New Roman"/>
          <w:color w:val="273239"/>
          <w:spacing w:val="2"/>
        </w:rPr>
      </w:pPr>
      <w:r w:rsidRPr="006E12FB">
        <w:rPr>
          <w:rStyle w:val="Strong"/>
          <w:rFonts w:ascii="Times New Roman" w:hAnsi="Times New Roman" w:cs="Times New Roman"/>
          <w:b w:val="0"/>
          <w:bCs w:val="0"/>
          <w:color w:val="273239"/>
          <w:spacing w:val="2"/>
          <w:bdr w:val="none" w:color="auto" w:sz="0" w:space="0" w:frame="1"/>
        </w:rPr>
        <w:t>These are the common top-level directories associated with the root directory:</w:t>
      </w:r>
    </w:p>
    <w:tbl>
      <w:tblPr>
        <w:tblW w:w="0" w:type="auto"/>
        <w:tblCellMar>
          <w:left w:w="0" w:type="dxa"/>
          <w:right w:w="0" w:type="dxa"/>
        </w:tblCellMar>
        <w:tblLook w:val="04A0" w:firstRow="1" w:lastRow="0" w:firstColumn="1" w:lastColumn="0" w:noHBand="0" w:noVBand="1"/>
      </w:tblPr>
      <w:tblGrid>
        <w:gridCol w:w="1249"/>
        <w:gridCol w:w="5021"/>
      </w:tblGrid>
      <w:tr w:rsidRPr="006E12FB" w:rsidR="006E12FB" w:rsidTr="006E12FB" w14:paraId="4E046941" w14:textId="77777777">
        <w:trPr>
          <w:trHeight w:val="371"/>
          <w:tblHeader/>
        </w:trPr>
        <w:tc>
          <w:tcPr>
            <w:tcW w:w="0" w:type="auto"/>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vAlign w:val="bottom"/>
            <w:hideMark/>
          </w:tcPr>
          <w:p w:rsidRPr="006E12FB" w:rsidR="006E12FB" w:rsidP="006E12FB" w:rsidRDefault="006E12FB" w14:paraId="56BE6AFD" w14:textId="77777777">
            <w:pPr>
              <w:spacing w:before="100" w:beforeAutospacing="1" w:after="100" w:afterAutospacing="1"/>
              <w:jc w:val="center"/>
              <w:rPr>
                <w:rFonts w:ascii="Times New Roman" w:hAnsi="Times New Roman" w:cs="Times New Roman"/>
                <w:b/>
                <w:bCs/>
                <w:sz w:val="24"/>
                <w:szCs w:val="24"/>
              </w:rPr>
            </w:pPr>
            <w:r w:rsidRPr="006E12FB">
              <w:rPr>
                <w:rFonts w:ascii="Times New Roman" w:hAnsi="Times New Roman" w:cs="Times New Roman"/>
                <w:b/>
                <w:bCs/>
                <w:sz w:val="24"/>
                <w:szCs w:val="24"/>
              </w:rPr>
              <w:t>Directories</w:t>
            </w:r>
          </w:p>
        </w:tc>
        <w:tc>
          <w:tcPr>
            <w:tcW w:w="0" w:type="auto"/>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vAlign w:val="bottom"/>
            <w:hideMark/>
          </w:tcPr>
          <w:p w:rsidRPr="006E12FB" w:rsidR="006E12FB" w:rsidP="006E12FB" w:rsidRDefault="006E12FB" w14:paraId="621B57CE" w14:textId="77777777">
            <w:pPr>
              <w:spacing w:before="100" w:beforeAutospacing="1" w:after="100" w:afterAutospacing="1"/>
              <w:jc w:val="center"/>
              <w:rPr>
                <w:rFonts w:ascii="Times New Roman" w:hAnsi="Times New Roman" w:cs="Times New Roman"/>
                <w:b/>
                <w:bCs/>
                <w:sz w:val="24"/>
                <w:szCs w:val="24"/>
              </w:rPr>
            </w:pPr>
            <w:r w:rsidRPr="006E12FB">
              <w:rPr>
                <w:rFonts w:ascii="Times New Roman" w:hAnsi="Times New Roman" w:cs="Times New Roman"/>
                <w:b/>
                <w:bCs/>
                <w:sz w:val="24"/>
                <w:szCs w:val="24"/>
              </w:rPr>
              <w:t>Description</w:t>
            </w:r>
          </w:p>
        </w:tc>
      </w:tr>
      <w:tr w:rsidRPr="006E12FB" w:rsidR="006E12FB" w:rsidTr="006E12FB" w14:paraId="07134061" w14:textId="77777777">
        <w:trPr>
          <w:trHeight w:val="393"/>
        </w:trPr>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1A46C047"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 /</w:t>
            </w:r>
            <w:proofErr w:type="gramStart"/>
            <w:r w:rsidRPr="006E12FB">
              <w:rPr>
                <w:rStyle w:val="Strong"/>
                <w:rFonts w:ascii="Times New Roman" w:hAnsi="Times New Roman" w:cs="Times New Roman"/>
                <w:sz w:val="24"/>
                <w:szCs w:val="24"/>
                <w:bdr w:val="none" w:color="auto" w:sz="0" w:space="0" w:frame="1"/>
              </w:rPr>
              <w:t>bin</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274B1938"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 binary or executable programs.</w:t>
            </w:r>
          </w:p>
        </w:tc>
      </w:tr>
      <w:tr w:rsidRPr="006E12FB" w:rsidR="006E12FB" w:rsidTr="006E12FB" w14:paraId="1A74F0A0"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08998436"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bookmarkStart w:name="_Int_W1e1YSBd" w:id="1"/>
            <w:proofErr w:type="gramStart"/>
            <w:r w:rsidRPr="006E12FB">
              <w:rPr>
                <w:rStyle w:val="Strong"/>
                <w:rFonts w:ascii="Times New Roman" w:hAnsi="Times New Roman" w:cs="Times New Roman"/>
                <w:sz w:val="24"/>
                <w:szCs w:val="24"/>
                <w:bdr w:val="none" w:color="auto" w:sz="0" w:space="0" w:frame="1"/>
              </w:rPr>
              <w:t>etc</w:t>
            </w:r>
            <w:bookmarkEnd w:id="1"/>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0471BD39"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system configuration files.</w:t>
            </w:r>
          </w:p>
        </w:tc>
      </w:tr>
      <w:tr w:rsidRPr="006E12FB" w:rsidR="006E12FB" w:rsidTr="006E12FB" w14:paraId="0E5EF112"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133FF774"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home</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1804E201"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home directory. It is the default current directory.</w:t>
            </w:r>
          </w:p>
        </w:tc>
      </w:tr>
      <w:tr w:rsidRPr="006E12FB" w:rsidR="006E12FB" w:rsidTr="006E12FB" w14:paraId="60B55F4C"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6B52F58F"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opt</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68A36DBA"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optional or third-party software.</w:t>
            </w:r>
          </w:p>
        </w:tc>
      </w:tr>
      <w:tr w:rsidRPr="006E12FB" w:rsidR="006E12FB" w:rsidTr="006E12FB" w14:paraId="71EAC286"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2915C193"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spellStart"/>
            <w:proofErr w:type="gramStart"/>
            <w:r w:rsidRPr="006E12FB">
              <w:rPr>
                <w:rStyle w:val="Strong"/>
                <w:rFonts w:ascii="Times New Roman" w:hAnsi="Times New Roman" w:cs="Times New Roman"/>
                <w:sz w:val="24"/>
                <w:szCs w:val="24"/>
                <w:bdr w:val="none" w:color="auto" w:sz="0" w:space="0" w:frame="1"/>
              </w:rPr>
              <w:t>tmp</w:t>
            </w:r>
            <w:proofErr w:type="spellEnd"/>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42AFEB82"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temporary space, typically cleared on reboot.</w:t>
            </w:r>
          </w:p>
        </w:tc>
      </w:tr>
      <w:tr w:rsidRPr="006E12FB" w:rsidR="006E12FB" w:rsidTr="006E12FB" w14:paraId="1EFE5EF0"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563588E3"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spellStart"/>
            <w:proofErr w:type="gramStart"/>
            <w:r w:rsidRPr="006E12FB">
              <w:rPr>
                <w:rStyle w:val="Strong"/>
                <w:rFonts w:ascii="Times New Roman" w:hAnsi="Times New Roman" w:cs="Times New Roman"/>
                <w:sz w:val="24"/>
                <w:szCs w:val="24"/>
                <w:bdr w:val="none" w:color="auto" w:sz="0" w:space="0" w:frame="1"/>
              </w:rPr>
              <w:t>usr</w:t>
            </w:r>
            <w:proofErr w:type="spellEnd"/>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5ED15031" w14:textId="77777777">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 User related programs.</w:t>
            </w:r>
          </w:p>
        </w:tc>
      </w:tr>
      <w:tr w:rsidRPr="006E12FB" w:rsidR="006E12FB" w:rsidTr="006E12FB" w14:paraId="68272315" w14:textId="77777777">
        <w:tc>
          <w:tcPr>
            <w:tcW w:w="0" w:type="auto"/>
            <w:tcBorders>
              <w:top w:val="single" w:color="DFDFDF" w:sz="2" w:space="0"/>
              <w:left w:val="single" w:color="DFDFDF" w:sz="2" w:space="0"/>
              <w:bottom w:val="single" w:color="DFDFDF" w:sz="2" w:space="0"/>
              <w:right w:val="single" w:color="DFDFDF" w:sz="2" w:space="0"/>
            </w:tcBorders>
            <w:tcMar>
              <w:top w:w="74" w:type="dxa"/>
              <w:left w:w="60" w:type="dxa"/>
              <w:bottom w:w="74" w:type="dxa"/>
              <w:right w:w="60" w:type="dxa"/>
            </w:tcMar>
            <w:vAlign w:val="bottom"/>
            <w:hideMark/>
          </w:tcPr>
          <w:p w:rsidRPr="006E12FB" w:rsidR="006E12FB" w:rsidP="006E12FB" w:rsidRDefault="006E12FB" w14:paraId="1F8CEFB0" w14:textId="77777777">
            <w:pPr>
              <w:spacing w:before="100" w:beforeAutospacing="1" w:after="100" w:afterAutospacing="1"/>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var</w:t>
            </w:r>
            <w:proofErr w:type="gramEnd"/>
            <w:r w:rsidRPr="006E12FB">
              <w:rPr>
                <w:rFonts w:ascii="Times New Roman" w:hAnsi="Times New Roman" w:cs="Times New Roman"/>
                <w:b/>
                <w:bCs/>
                <w:sz w:val="24"/>
                <w:szCs w:val="24"/>
              </w:rPr>
              <w:t> </w:t>
            </w:r>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7CD3E5E3" w14:textId="36E7ABB3">
            <w:pPr>
              <w:spacing w:before="100" w:beforeAutospacing="1" w:after="100" w:afterAutospacing="1"/>
              <w:jc w:val="center"/>
              <w:rPr>
                <w:rFonts w:ascii="Times New Roman" w:hAnsi="Times New Roman" w:cs="Times New Roman"/>
                <w:sz w:val="24"/>
                <w:szCs w:val="24"/>
              </w:rPr>
            </w:pPr>
            <w:r w:rsidRPr="006E12FB">
              <w:rPr>
                <w:rFonts w:ascii="Times New Roman" w:hAnsi="Times New Roman" w:cs="Times New Roman"/>
                <w:sz w:val="24"/>
                <w:szCs w:val="24"/>
              </w:rPr>
              <w:t>log files.</w:t>
            </w:r>
            <w:r>
              <w:rPr>
                <w:rFonts w:ascii="Times New Roman" w:hAnsi="Times New Roman" w:cs="Times New Roman"/>
                <w:sz w:val="24"/>
                <w:szCs w:val="24"/>
              </w:rPr>
              <w:t xml:space="preserve">  </w:t>
            </w:r>
          </w:p>
        </w:tc>
      </w:tr>
    </w:tbl>
    <w:p w:rsidRPr="006E12FB" w:rsidR="006E12FB" w:rsidP="45A83A97" w:rsidRDefault="006E12FB" w14:paraId="6A7CC845" w14:textId="49D1039C">
      <w:pPr>
        <w:pStyle w:val="Heading3"/>
        <w:shd w:val="clear" w:color="auto" w:fill="FFFFFF" w:themeFill="background1"/>
        <w:spacing w:before="360" w:after="360"/>
        <w:textAlignment w:val="baseline"/>
        <w:rPr>
          <w:rFonts w:ascii="Times New Roman" w:hAnsi="Times New Roman" w:cs="Times New Roman"/>
          <w:color w:val="273239"/>
          <w:spacing w:val="2"/>
        </w:rPr>
      </w:pPr>
      <w:r w:rsidRPr="006E12FB">
        <w:rPr>
          <w:rFonts w:ascii="Times New Roman" w:hAnsi="Times New Roman" w:cs="Times New Roman"/>
          <w:color w:val="273239"/>
          <w:spacing w:val="2"/>
        </w:rPr>
        <w:t xml:space="preserve">Some other directories in the </w:t>
      </w:r>
      <w:proofErr w:type="spellStart"/>
      <w:r w:rsidRPr="006E12FB">
        <w:rPr>
          <w:rFonts w:ascii="Times New Roman" w:hAnsi="Times New Roman" w:cs="Times New Roman"/>
          <w:color w:val="273239"/>
          <w:spacing w:val="2"/>
        </w:rPr>
        <w:t>Lin</w:t>
      </w:r>
      <w:ins w:author="Abdullah, N (Contractor)" w:date="2025-04-08T09:20:00Z" w16du:dateUtc="2025-04-08T03:50:00Z" w:id="2">
        <w:r w:rsidRPr="45A83A97" w:rsidR="00B52498">
          <w:rPr>
            <w:rFonts w:ascii="Times New Roman" w:hAnsi="Times New Roman" w:cs="Times New Roman"/>
            <w:color w:val="273239"/>
          </w:rPr>
          <w:t>ls</w:t>
        </w:r>
      </w:ins>
      <w:ins w:author="Abdullah, N (Contractor)" w:date="2025-04-08T10:21:00Z" w16du:dateUtc="2025-04-08T04:51:00Z" w:id="3">
        <w:r w:rsidRPr="45A83A97" w:rsidR="00A45DA9">
          <w:rPr>
            <w:rFonts w:ascii="Times New Roman" w:hAnsi="Times New Roman" w:cs="Times New Roman"/>
            <w:color w:val="273239"/>
          </w:rPr>
          <w:t>cle</w:t>
        </w:r>
      </w:ins>
      <w:r w:rsidRPr="006E12FB">
        <w:rPr>
          <w:rFonts w:ascii="Times New Roman" w:hAnsi="Times New Roman" w:cs="Times New Roman"/>
          <w:color w:val="273239"/>
          <w:spacing w:val="2"/>
        </w:rPr>
        <w:t>ux</w:t>
      </w:r>
      <w:proofErr w:type="spellEnd"/>
      <w:r w:rsidRPr="006E12FB">
        <w:rPr>
          <w:rFonts w:ascii="Times New Roman" w:hAnsi="Times New Roman" w:cs="Times New Roman"/>
          <w:color w:val="273239"/>
          <w:spacing w:val="2"/>
        </w:rPr>
        <w:t xml:space="preserve"> system:</w:t>
      </w:r>
    </w:p>
    <w:tbl>
      <w:tblPr>
        <w:tblW w:w="0" w:type="auto"/>
        <w:tblCellMar>
          <w:left w:w="0" w:type="dxa"/>
          <w:right w:w="0" w:type="dxa"/>
        </w:tblCellMar>
        <w:tblLook w:val="04A0" w:firstRow="1" w:lastRow="0" w:firstColumn="1" w:lastColumn="0" w:noHBand="0" w:noVBand="1"/>
      </w:tblPr>
      <w:tblGrid>
        <w:gridCol w:w="2016"/>
        <w:gridCol w:w="7004"/>
      </w:tblGrid>
      <w:tr w:rsidRPr="006E12FB" w:rsidR="006E12FB" w:rsidTr="006E12FB" w14:paraId="39879C09" w14:textId="77777777">
        <w:trPr>
          <w:tblHeader/>
        </w:trPr>
        <w:tc>
          <w:tcPr>
            <w:tcW w:w="0" w:type="auto"/>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vAlign w:val="bottom"/>
            <w:hideMark/>
          </w:tcPr>
          <w:p w:rsidRPr="006E12FB" w:rsidR="006E12FB" w:rsidRDefault="006E12FB" w14:paraId="501BDDB3" w14:textId="4EE7A009">
            <w:pPr>
              <w:jc w:val="center"/>
              <w:rPr>
                <w:rFonts w:ascii="Times New Roman" w:hAnsi="Times New Roman" w:cs="Times New Roman"/>
                <w:b/>
                <w:bCs/>
                <w:sz w:val="24"/>
                <w:szCs w:val="24"/>
              </w:rPr>
            </w:pPr>
            <w:proofErr w:type="spellStart"/>
            <w:r w:rsidRPr="0009D8BC">
              <w:rPr>
                <w:rFonts w:ascii="Times New Roman" w:hAnsi="Times New Roman" w:cs="Times New Roman"/>
                <w:b/>
                <w:bCs/>
                <w:sz w:val="24"/>
                <w:szCs w:val="24"/>
              </w:rPr>
              <w:t>Directorie</w:t>
            </w:r>
            <w:proofErr w:type="spellEnd"/>
            <w:ins w:author="Goud, Kothuru Nithin (Contractor)" w:date="2025-04-09T11:56:00Z" w:id="4">
              <w:r w:rsidRPr="0009D8BC" w:rsidR="62420A62">
                <w:rPr>
                  <w:rFonts w:ascii="Times New Roman" w:hAnsi="Times New Roman" w:cs="Times New Roman"/>
                  <w:b/>
                  <w:bCs/>
                  <w:sz w:val="24"/>
                  <w:szCs w:val="24"/>
                </w:rPr>
                <w:t xml:space="preserve">         </w:t>
              </w:r>
            </w:ins>
            <w:ins w:author="Goud, Kothuru Nithin (Contractor)" w:date="2025-04-09T11:57:00Z" w:id="5">
              <w:r w:rsidRPr="0009D8BC" w:rsidR="62420A62">
                <w:rPr>
                  <w:rFonts w:ascii="Times New Roman" w:hAnsi="Times New Roman" w:cs="Times New Roman"/>
                  <w:b/>
                  <w:bCs/>
                  <w:sz w:val="24"/>
                  <w:szCs w:val="24"/>
                </w:rPr>
                <w:t xml:space="preserve">  </w:t>
              </w:r>
              <w:del w:author="Muddam, Shreyas Reddy (Contractor)" w:date="2025-04-10T07:40:00Z" w:id="6">
                <w:r w:rsidRPr="0009D8BC" w:rsidR="62420A62">
                  <w:rPr>
                    <w:rFonts w:ascii="Times New Roman" w:hAnsi="Times New Roman" w:cs="Times New Roman"/>
                    <w:b/>
                    <w:bCs/>
                    <w:sz w:val="24"/>
                    <w:szCs w:val="24"/>
                  </w:rPr>
                  <w:delText xml:space="preserve">    </w:delText>
                </w:r>
              </w:del>
            </w:ins>
            <w:r w:rsidRPr="0009D8BC">
              <w:rPr>
                <w:rFonts w:ascii="Times New Roman" w:hAnsi="Times New Roman" w:cs="Times New Roman"/>
                <w:b/>
                <w:bCs/>
                <w:sz w:val="24"/>
                <w:szCs w:val="24"/>
              </w:rPr>
              <w:t>s </w:t>
            </w:r>
          </w:p>
        </w:tc>
        <w:tc>
          <w:tcPr>
            <w:tcW w:w="0" w:type="auto"/>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vAlign w:val="bottom"/>
            <w:hideMark/>
          </w:tcPr>
          <w:p w:rsidRPr="006E12FB" w:rsidR="006E12FB" w:rsidRDefault="006E12FB" w14:paraId="581505AD" w14:textId="77777777">
            <w:pPr>
              <w:jc w:val="center"/>
              <w:rPr>
                <w:rFonts w:ascii="Times New Roman" w:hAnsi="Times New Roman" w:cs="Times New Roman"/>
                <w:b/>
                <w:bCs/>
                <w:sz w:val="24"/>
                <w:szCs w:val="24"/>
              </w:rPr>
            </w:pPr>
            <w:r w:rsidRPr="006E12FB">
              <w:rPr>
                <w:rFonts w:ascii="Times New Roman" w:hAnsi="Times New Roman" w:cs="Times New Roman"/>
                <w:b/>
                <w:bCs/>
                <w:sz w:val="24"/>
                <w:szCs w:val="24"/>
              </w:rPr>
              <w:t>Description</w:t>
            </w:r>
          </w:p>
        </w:tc>
      </w:tr>
      <w:tr w:rsidRPr="006E12FB" w:rsidR="006E12FB" w:rsidTr="006E12FB" w14:paraId="69AEDDCC" w14:textId="77777777">
        <w:tc>
          <w:tcPr>
            <w:tcW w:w="0" w:type="auto"/>
            <w:tcBorders>
              <w:top w:val="single" w:color="DFDFDF" w:sz="2" w:space="0"/>
              <w:left w:val="single" w:color="DFDFDF" w:sz="2" w:space="0"/>
              <w:bottom w:val="single" w:color="DFDFDF" w:sz="2" w:space="0"/>
              <w:right w:val="single" w:color="DFDFDF" w:sz="2" w:space="0"/>
            </w:tcBorders>
            <w:tcMar>
              <w:top w:w="89" w:type="dxa"/>
              <w:left w:w="60" w:type="dxa"/>
              <w:bottom w:w="89" w:type="dxa"/>
              <w:right w:w="60" w:type="dxa"/>
            </w:tcMar>
            <w:vAlign w:val="bottom"/>
            <w:hideMark/>
          </w:tcPr>
          <w:p w:rsidRPr="006E12FB" w:rsidR="006E12FB" w:rsidP="006E12FB" w:rsidRDefault="006E12FB" w14:paraId="2279C51C" w14:textId="77777777">
            <w:pPr>
              <w:spacing w:after="0"/>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boot</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348B93B9" w14:textId="77777777">
            <w:pPr>
              <w:pStyle w:val="NormalWeb"/>
              <w:spacing w:before="0" w:beforeAutospacing="0" w:after="0" w:afterAutospacing="0"/>
              <w:jc w:val="both"/>
              <w:textAlignment w:val="baseline"/>
            </w:pPr>
            <w:r w:rsidRPr="006E12FB">
              <w:t>It contains all the boot-related information files and folders such as conf, grub, etc.</w:t>
            </w:r>
          </w:p>
        </w:tc>
      </w:tr>
      <w:tr w:rsidRPr="006E12FB" w:rsidR="006E12FB" w:rsidTr="006E12FB" w14:paraId="66736164" w14:textId="77777777">
        <w:tc>
          <w:tcPr>
            <w:tcW w:w="0" w:type="auto"/>
            <w:tcBorders>
              <w:top w:val="single" w:color="DFDFDF" w:sz="2" w:space="0"/>
              <w:left w:val="single" w:color="DFDFDF" w:sz="2" w:space="0"/>
              <w:bottom w:val="single" w:color="DFDFDF" w:sz="2" w:space="0"/>
              <w:right w:val="single" w:color="DFDFDF" w:sz="2" w:space="0"/>
            </w:tcBorders>
            <w:tcMar>
              <w:top w:w="89" w:type="dxa"/>
              <w:left w:w="60" w:type="dxa"/>
              <w:bottom w:w="89" w:type="dxa"/>
              <w:right w:w="60" w:type="dxa"/>
            </w:tcMar>
            <w:vAlign w:val="bottom"/>
            <w:hideMark/>
          </w:tcPr>
          <w:p w:rsidRPr="006E12FB" w:rsidR="006E12FB" w:rsidP="006E12FB" w:rsidRDefault="006E12FB" w14:paraId="747FC0C9" w14:textId="77777777">
            <w:pPr>
              <w:spacing w:after="0"/>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dev</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6413CB84" w14:textId="77777777">
            <w:pPr>
              <w:pStyle w:val="NormalWeb"/>
              <w:spacing w:before="0" w:beforeAutospacing="0" w:after="0" w:afterAutospacing="0"/>
              <w:jc w:val="both"/>
              <w:textAlignment w:val="baseline"/>
            </w:pPr>
            <w:r w:rsidRPr="006E12FB">
              <w:t>It is the location of the device files such as dev/sda1, dev/sda2, etc.</w:t>
            </w:r>
          </w:p>
        </w:tc>
      </w:tr>
      <w:tr w:rsidRPr="006E12FB" w:rsidR="006E12FB" w:rsidTr="006E12FB" w14:paraId="5FC03943" w14:textId="77777777">
        <w:tc>
          <w:tcPr>
            <w:tcW w:w="0" w:type="auto"/>
            <w:tcBorders>
              <w:top w:val="single" w:color="DFDFDF" w:sz="2" w:space="0"/>
              <w:left w:val="single" w:color="DFDFDF" w:sz="2" w:space="0"/>
              <w:bottom w:val="single" w:color="DFDFDF" w:sz="2" w:space="0"/>
              <w:right w:val="single" w:color="DFDFDF" w:sz="2" w:space="0"/>
            </w:tcBorders>
            <w:tcMar>
              <w:top w:w="89" w:type="dxa"/>
              <w:left w:w="60" w:type="dxa"/>
              <w:bottom w:w="89" w:type="dxa"/>
              <w:right w:w="60" w:type="dxa"/>
            </w:tcMar>
            <w:vAlign w:val="bottom"/>
            <w:hideMark/>
          </w:tcPr>
          <w:p w:rsidRPr="006E12FB" w:rsidR="006E12FB" w:rsidP="006E12FB" w:rsidRDefault="006E12FB" w14:paraId="736C1C61" w14:textId="77777777">
            <w:pPr>
              <w:spacing w:after="0"/>
              <w:jc w:val="center"/>
              <w:rPr>
                <w:rFonts w:ascii="Times New Roman" w:hAnsi="Times New Roman" w:cs="Times New Roman"/>
                <w:b/>
                <w:bCs/>
                <w:sz w:val="24"/>
                <w:szCs w:val="24"/>
              </w:rPr>
            </w:pPr>
            <w:r w:rsidRPr="006E12FB">
              <w:rPr>
                <w:rStyle w:val="Strong"/>
                <w:rFonts w:ascii="Times New Roman" w:hAnsi="Times New Roman" w:cs="Times New Roman"/>
                <w:sz w:val="24"/>
                <w:szCs w:val="24"/>
                <w:bdr w:val="none" w:color="auto" w:sz="0" w:space="0" w:frame="1"/>
              </w:rPr>
              <w:t>/</w:t>
            </w:r>
            <w:proofErr w:type="gramStart"/>
            <w:r w:rsidRPr="006E12FB">
              <w:rPr>
                <w:rStyle w:val="Strong"/>
                <w:rFonts w:ascii="Times New Roman" w:hAnsi="Times New Roman" w:cs="Times New Roman"/>
                <w:sz w:val="24"/>
                <w:szCs w:val="24"/>
                <w:bdr w:val="none" w:color="auto" w:sz="0" w:space="0" w:frame="1"/>
              </w:rPr>
              <w:t>lib</w:t>
            </w:r>
            <w:proofErr w:type="gramEnd"/>
          </w:p>
        </w:tc>
        <w:tc>
          <w:tcPr>
            <w:tcW w:w="0" w:type="auto"/>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vAlign w:val="center"/>
            <w:hideMark/>
          </w:tcPr>
          <w:p w:rsidRPr="006E12FB" w:rsidR="006E12FB" w:rsidP="006E12FB" w:rsidRDefault="006E12FB" w14:paraId="1589BA64" w14:textId="77777777">
            <w:pPr>
              <w:pStyle w:val="NormalWeb"/>
              <w:spacing w:before="0" w:beforeAutospacing="0" w:after="0" w:afterAutospacing="0"/>
              <w:jc w:val="both"/>
              <w:textAlignment w:val="baseline"/>
            </w:pPr>
            <w:r w:rsidRPr="006E12FB">
              <w:t>It contains kernel modules and a shared library.</w:t>
            </w:r>
          </w:p>
        </w:tc>
      </w:tr>
    </w:tbl>
    <w:p w:rsidR="006E12FB" w:rsidP="006E12FB" w:rsidRDefault="006E12FB" w14:paraId="686A19ED" w14:textId="77777777">
      <w:pPr>
        <w:pStyle w:val="NormalWeb"/>
        <w:shd w:val="clear" w:color="auto" w:fill="FFFFFF"/>
        <w:spacing w:before="0" w:beforeAutospacing="0" w:after="150" w:afterAutospacing="0"/>
        <w:jc w:val="both"/>
        <w:textAlignment w:val="baseline"/>
        <w:rPr>
          <w:color w:val="273239"/>
          <w:spacing w:val="2"/>
        </w:rPr>
      </w:pPr>
    </w:p>
    <w:p w:rsidRPr="00F97C7C" w:rsidR="006E12FB" w:rsidP="00F97C7C" w:rsidRDefault="002D16DC" w14:paraId="40642539" w14:textId="67F815AD">
      <w:pPr>
        <w:pStyle w:val="NormalWeb"/>
        <w:numPr>
          <w:ilvl w:val="0"/>
          <w:numId w:val="15"/>
        </w:numPr>
        <w:shd w:val="clear" w:color="auto" w:fill="FFFFFF"/>
        <w:spacing w:before="0" w:beforeAutospacing="0" w:after="150" w:afterAutospacing="0"/>
        <w:jc w:val="both"/>
        <w:textAlignment w:val="baseline"/>
        <w:rPr>
          <w:color w:val="273239"/>
          <w:spacing w:val="2"/>
          <w:sz w:val="32"/>
          <w:szCs w:val="32"/>
        </w:rPr>
      </w:pPr>
      <w:r>
        <w:rPr>
          <w:b/>
          <w:bCs/>
          <w:color w:val="273239"/>
          <w:spacing w:val="2"/>
          <w:sz w:val="32"/>
          <w:szCs w:val="32"/>
        </w:rPr>
        <w:t xml:space="preserve">Linux </w:t>
      </w:r>
      <w:r w:rsidRPr="00F97C7C" w:rsidR="00F97C7C">
        <w:rPr>
          <w:b/>
          <w:bCs/>
          <w:color w:val="273239"/>
          <w:spacing w:val="2"/>
          <w:sz w:val="32"/>
          <w:szCs w:val="32"/>
        </w:rPr>
        <w:t>Shell</w:t>
      </w:r>
    </w:p>
    <w:p w:rsidR="004049EB" w:rsidP="00130EB3" w:rsidRDefault="004049EB" w14:paraId="12210436" w14:textId="77777777">
      <w:pPr>
        <w:pStyle w:val="ListParagraph"/>
        <w:numPr>
          <w:ilvl w:val="0"/>
          <w:numId w:val="7"/>
        </w:numPr>
        <w:rPr>
          <w:rFonts w:ascii="Times New Roman" w:hAnsi="Times New Roman" w:cs="Times New Roman"/>
          <w:sz w:val="24"/>
          <w:szCs w:val="24"/>
        </w:rPr>
      </w:pPr>
      <w:r w:rsidRPr="000D6CD9">
        <w:rPr>
          <w:rFonts w:ascii="Times New Roman" w:hAnsi="Times New Roman" w:cs="Times New Roman"/>
          <w:sz w:val="24"/>
          <w:szCs w:val="24"/>
        </w:rPr>
        <w:t>A Linux shell is a command-line interface that provides users with an environment to interact with the operating system. It interprets and executes commands entered by the user or from scripts. The shell acts as an intermediary between the user and the kernel, which is the core of the operating system.</w:t>
      </w:r>
    </w:p>
    <w:p w:rsidR="004049EB" w:rsidP="004049EB" w:rsidRDefault="004049EB" w14:paraId="17AB4949" w14:textId="77777777">
      <w:pPr>
        <w:pStyle w:val="ListParagraph"/>
        <w:ind w:left="360"/>
        <w:jc w:val="center"/>
        <w:rPr>
          <w:rFonts w:ascii="Times New Roman" w:hAnsi="Times New Roman" w:cs="Times New Roman"/>
          <w:sz w:val="24"/>
          <w:szCs w:val="24"/>
        </w:rPr>
      </w:pPr>
      <w:r>
        <w:rPr>
          <w:noProof/>
        </w:rPr>
        <w:drawing>
          <wp:inline distT="0" distB="0" distL="0" distR="0" wp14:anchorId="19FDD6F8" wp14:editId="3A2CAF34">
            <wp:extent cx="2247292" cy="2179320"/>
            <wp:effectExtent l="0" t="0" r="635" b="0"/>
            <wp:docPr id="198677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498" cy="2198915"/>
                    </a:xfrm>
                    <a:prstGeom prst="rect">
                      <a:avLst/>
                    </a:prstGeom>
                    <a:noFill/>
                    <a:ln>
                      <a:noFill/>
                    </a:ln>
                  </pic:spPr>
                </pic:pic>
              </a:graphicData>
            </a:graphic>
          </wp:inline>
        </w:drawing>
      </w:r>
    </w:p>
    <w:p w:rsidR="004049EB" w:rsidP="004049EB" w:rsidRDefault="004049EB" w14:paraId="21273BCE" w14:textId="77777777">
      <w:pPr>
        <w:pStyle w:val="ListParagraph"/>
        <w:ind w:left="360"/>
        <w:rPr>
          <w:rFonts w:ascii="Times New Roman" w:hAnsi="Times New Roman" w:cs="Times New Roman"/>
          <w:sz w:val="24"/>
          <w:szCs w:val="24"/>
        </w:rPr>
      </w:pPr>
    </w:p>
    <w:p w:rsidR="004049EB" w:rsidP="004049EB" w:rsidRDefault="004049EB" w14:paraId="40F2D28C" w14:textId="77777777">
      <w:pPr>
        <w:pStyle w:val="ListParagraph"/>
        <w:ind w:left="360"/>
        <w:rPr>
          <w:rFonts w:ascii="Times New Roman" w:hAnsi="Times New Roman" w:cs="Times New Roman"/>
          <w:sz w:val="24"/>
          <w:szCs w:val="24"/>
        </w:rPr>
      </w:pPr>
    </w:p>
    <w:p w:rsidR="004049EB" w:rsidP="004049EB" w:rsidRDefault="004049EB" w14:paraId="792E0FD8" w14:textId="5A77CCA6">
      <w:pPr>
        <w:pStyle w:val="ListParagraph"/>
        <w:ind w:left="360"/>
        <w:rPr>
          <w:rFonts w:ascii="Times New Roman" w:hAnsi="Times New Roman" w:cs="Times New Roman"/>
          <w:sz w:val="24"/>
          <w:szCs w:val="24"/>
        </w:rPr>
      </w:pPr>
      <w:r w:rsidRPr="000D6CD9">
        <w:rPr>
          <w:rFonts w:ascii="Times New Roman" w:hAnsi="Times New Roman" w:cs="Times New Roman"/>
          <w:sz w:val="24"/>
          <w:szCs w:val="24"/>
        </w:rPr>
        <w:t>Types of Shells in Linux</w:t>
      </w:r>
    </w:p>
    <w:p w:rsidR="004049EB" w:rsidP="003F1569" w:rsidRDefault="004049EB" w14:paraId="7722D2A4" w14:textId="77777777">
      <w:pPr>
        <w:pStyle w:val="ListParagraph"/>
        <w:numPr>
          <w:ilvl w:val="0"/>
          <w:numId w:val="75"/>
        </w:numPr>
        <w:rPr>
          <w:rFonts w:ascii="Times New Roman" w:hAnsi="Times New Roman" w:cs="Times New Roman"/>
          <w:sz w:val="24"/>
          <w:szCs w:val="24"/>
        </w:rPr>
      </w:pPr>
      <w:r w:rsidRPr="000D6CD9">
        <w:rPr>
          <w:rFonts w:ascii="Times New Roman" w:hAnsi="Times New Roman" w:cs="Times New Roman"/>
          <w:b/>
          <w:bCs/>
          <w:sz w:val="24"/>
          <w:szCs w:val="24"/>
        </w:rPr>
        <w:t>Bash (Bourne Again Shell)</w:t>
      </w:r>
      <w:r w:rsidRPr="000D6CD9">
        <w:rPr>
          <w:rFonts w:ascii="Times New Roman" w:hAnsi="Times New Roman" w:cs="Times New Roman"/>
          <w:sz w:val="24"/>
          <w:szCs w:val="24"/>
        </w:rPr>
        <w:t>: The most common and default shell in many Linux distributions.</w:t>
      </w:r>
    </w:p>
    <w:p w:rsidR="004049EB" w:rsidP="003F1569" w:rsidRDefault="004049EB" w14:paraId="0DF7E37A" w14:textId="77777777">
      <w:pPr>
        <w:pStyle w:val="ListParagraph"/>
        <w:numPr>
          <w:ilvl w:val="0"/>
          <w:numId w:val="75"/>
        </w:numPr>
        <w:rPr>
          <w:rFonts w:ascii="Times New Roman" w:hAnsi="Times New Roman" w:cs="Times New Roman"/>
          <w:sz w:val="24"/>
          <w:szCs w:val="24"/>
        </w:rPr>
      </w:pPr>
      <w:proofErr w:type="spellStart"/>
      <w:r w:rsidRPr="000D6CD9">
        <w:rPr>
          <w:rFonts w:ascii="Times New Roman" w:hAnsi="Times New Roman" w:cs="Times New Roman"/>
          <w:b/>
          <w:bCs/>
          <w:sz w:val="24"/>
          <w:szCs w:val="24"/>
        </w:rPr>
        <w:t>sh</w:t>
      </w:r>
      <w:proofErr w:type="spellEnd"/>
      <w:r w:rsidRPr="000D6CD9">
        <w:rPr>
          <w:rFonts w:ascii="Times New Roman" w:hAnsi="Times New Roman" w:cs="Times New Roman"/>
          <w:b/>
          <w:bCs/>
          <w:sz w:val="24"/>
          <w:szCs w:val="24"/>
        </w:rPr>
        <w:t xml:space="preserve"> (Bourne Shell)</w:t>
      </w:r>
      <w:r w:rsidRPr="000D6CD9">
        <w:rPr>
          <w:rFonts w:ascii="Times New Roman" w:hAnsi="Times New Roman" w:cs="Times New Roman"/>
          <w:sz w:val="24"/>
          <w:szCs w:val="24"/>
        </w:rPr>
        <w:t>: The original Unix shell developed by Stephen Bourne.</w:t>
      </w:r>
    </w:p>
    <w:p w:rsidR="004049EB" w:rsidP="003F1569" w:rsidRDefault="004049EB" w14:paraId="79DE8992" w14:textId="77777777">
      <w:pPr>
        <w:pStyle w:val="ListParagraph"/>
        <w:numPr>
          <w:ilvl w:val="0"/>
          <w:numId w:val="75"/>
        </w:numPr>
        <w:rPr>
          <w:rFonts w:ascii="Times New Roman" w:hAnsi="Times New Roman" w:cs="Times New Roman"/>
          <w:sz w:val="24"/>
          <w:szCs w:val="24"/>
        </w:rPr>
      </w:pPr>
      <w:proofErr w:type="spellStart"/>
      <w:r w:rsidRPr="000D6CD9">
        <w:rPr>
          <w:rFonts w:ascii="Times New Roman" w:hAnsi="Times New Roman" w:cs="Times New Roman"/>
          <w:b/>
          <w:bCs/>
          <w:sz w:val="24"/>
          <w:szCs w:val="24"/>
        </w:rPr>
        <w:t>csh</w:t>
      </w:r>
      <w:proofErr w:type="spellEnd"/>
      <w:r w:rsidRPr="000D6CD9">
        <w:rPr>
          <w:rFonts w:ascii="Times New Roman" w:hAnsi="Times New Roman" w:cs="Times New Roman"/>
          <w:b/>
          <w:bCs/>
          <w:sz w:val="24"/>
          <w:szCs w:val="24"/>
        </w:rPr>
        <w:t xml:space="preserve"> (C Shell)</w:t>
      </w:r>
      <w:r w:rsidRPr="000D6CD9">
        <w:rPr>
          <w:rFonts w:ascii="Times New Roman" w:hAnsi="Times New Roman" w:cs="Times New Roman"/>
          <w:sz w:val="24"/>
          <w:szCs w:val="24"/>
        </w:rPr>
        <w:t xml:space="preserve">: A shell with syntax </w:t>
      </w:r>
      <w:proofErr w:type="gramStart"/>
      <w:r w:rsidRPr="000D6CD9">
        <w:rPr>
          <w:rFonts w:ascii="Times New Roman" w:hAnsi="Times New Roman" w:cs="Times New Roman"/>
          <w:sz w:val="24"/>
          <w:szCs w:val="24"/>
        </w:rPr>
        <w:t>similar to</w:t>
      </w:r>
      <w:proofErr w:type="gramEnd"/>
      <w:r w:rsidRPr="000D6CD9">
        <w:rPr>
          <w:rFonts w:ascii="Times New Roman" w:hAnsi="Times New Roman" w:cs="Times New Roman"/>
          <w:sz w:val="24"/>
          <w:szCs w:val="24"/>
        </w:rPr>
        <w:t xml:space="preserve"> the C programming language, developed by Bill Joy.</w:t>
      </w:r>
    </w:p>
    <w:p w:rsidR="004049EB" w:rsidP="003F1569" w:rsidRDefault="004049EB" w14:paraId="6950A677" w14:textId="77777777">
      <w:pPr>
        <w:pStyle w:val="ListParagraph"/>
        <w:numPr>
          <w:ilvl w:val="0"/>
          <w:numId w:val="75"/>
        </w:numPr>
        <w:rPr>
          <w:rFonts w:ascii="Times New Roman" w:hAnsi="Times New Roman" w:cs="Times New Roman"/>
          <w:sz w:val="24"/>
          <w:szCs w:val="24"/>
        </w:rPr>
      </w:pPr>
      <w:proofErr w:type="spellStart"/>
      <w:r w:rsidRPr="000D6CD9">
        <w:rPr>
          <w:rFonts w:ascii="Times New Roman" w:hAnsi="Times New Roman" w:cs="Times New Roman"/>
          <w:b/>
          <w:bCs/>
          <w:sz w:val="24"/>
          <w:szCs w:val="24"/>
        </w:rPr>
        <w:t>ksh</w:t>
      </w:r>
      <w:proofErr w:type="spellEnd"/>
      <w:r w:rsidRPr="000D6CD9">
        <w:rPr>
          <w:rFonts w:ascii="Times New Roman" w:hAnsi="Times New Roman" w:cs="Times New Roman"/>
          <w:b/>
          <w:bCs/>
          <w:sz w:val="24"/>
          <w:szCs w:val="24"/>
        </w:rPr>
        <w:t xml:space="preserve"> (Korn Shell)</w:t>
      </w:r>
      <w:r w:rsidRPr="000D6CD9">
        <w:rPr>
          <w:rFonts w:ascii="Times New Roman" w:hAnsi="Times New Roman" w:cs="Times New Roman"/>
          <w:sz w:val="24"/>
          <w:szCs w:val="24"/>
        </w:rPr>
        <w:t>: Developed by David Korn, it includes features of both the Bourne and C Shells.</w:t>
      </w:r>
    </w:p>
    <w:p w:rsidR="004049EB" w:rsidP="003F1569" w:rsidRDefault="004049EB" w14:paraId="560F09F5" w14:textId="77777777">
      <w:pPr>
        <w:pStyle w:val="ListParagraph"/>
        <w:numPr>
          <w:ilvl w:val="0"/>
          <w:numId w:val="75"/>
        </w:numPr>
        <w:rPr>
          <w:rFonts w:ascii="Times New Roman" w:hAnsi="Times New Roman" w:cs="Times New Roman"/>
          <w:sz w:val="24"/>
          <w:szCs w:val="24"/>
        </w:rPr>
      </w:pPr>
      <w:proofErr w:type="spellStart"/>
      <w:r w:rsidRPr="000D6CD9">
        <w:rPr>
          <w:rFonts w:ascii="Times New Roman" w:hAnsi="Times New Roman" w:cs="Times New Roman"/>
          <w:b/>
          <w:bCs/>
          <w:sz w:val="24"/>
          <w:szCs w:val="24"/>
        </w:rPr>
        <w:t>zsh</w:t>
      </w:r>
      <w:proofErr w:type="spellEnd"/>
      <w:r w:rsidRPr="000D6CD9">
        <w:rPr>
          <w:rFonts w:ascii="Times New Roman" w:hAnsi="Times New Roman" w:cs="Times New Roman"/>
          <w:b/>
          <w:bCs/>
          <w:sz w:val="24"/>
          <w:szCs w:val="24"/>
        </w:rPr>
        <w:t xml:space="preserve"> (Z Shell)</w:t>
      </w:r>
      <w:r w:rsidRPr="000D6CD9">
        <w:rPr>
          <w:rFonts w:ascii="Times New Roman" w:hAnsi="Times New Roman" w:cs="Times New Roman"/>
          <w:sz w:val="24"/>
          <w:szCs w:val="24"/>
        </w:rPr>
        <w:t>: An extended Bourne Shell with many improvements, including better customization and interactive features.</w:t>
      </w:r>
    </w:p>
    <w:p w:rsidRPr="00F97C7C" w:rsidR="00061E75" w:rsidP="00F97C7C" w:rsidRDefault="00061E75" w14:paraId="041523CD" w14:textId="5FEBF2B9">
      <w:pPr>
        <w:pStyle w:val="NormalWeb"/>
        <w:shd w:val="clear" w:color="auto" w:fill="FFFFFF"/>
        <w:spacing w:before="0" w:beforeAutospacing="0" w:after="0" w:afterAutospacing="0"/>
        <w:textAlignment w:val="baseline"/>
        <w:rPr>
          <w:color w:val="273239"/>
          <w:spacing w:val="2"/>
        </w:rPr>
      </w:pPr>
    </w:p>
    <w:p w:rsidRPr="00130EB3" w:rsidR="00130EB3" w:rsidP="003F1569" w:rsidRDefault="00130EB3" w14:paraId="76AC8540" w14:textId="77777777">
      <w:pPr>
        <w:pStyle w:val="ListParagraph"/>
        <w:numPr>
          <w:ilvl w:val="0"/>
          <w:numId w:val="74"/>
        </w:numPr>
        <w:rPr>
          <w:rFonts w:ascii="Times New Roman" w:hAnsi="Times New Roman" w:cs="Times New Roman"/>
          <w:b/>
          <w:bCs/>
          <w:sz w:val="24"/>
          <w:szCs w:val="24"/>
        </w:rPr>
      </w:pPr>
      <w:r w:rsidRPr="00130EB3">
        <w:rPr>
          <w:rFonts w:ascii="Times New Roman" w:hAnsi="Times New Roman" w:cs="Times New Roman"/>
          <w:b/>
          <w:bCs/>
          <w:sz w:val="24"/>
          <w:szCs w:val="24"/>
        </w:rPr>
        <w:t>Linux Commands</w:t>
      </w:r>
    </w:p>
    <w:p w:rsidRPr="00975B85" w:rsidR="00130EB3" w:rsidP="00130EB3" w:rsidRDefault="00130EB3" w14:paraId="5380E049" w14:textId="77777777">
      <w:pPr>
        <w:rPr>
          <w:rFonts w:ascii="Times New Roman" w:hAnsi="Times New Roman" w:cs="Times New Roman"/>
          <w:sz w:val="24"/>
          <w:szCs w:val="24"/>
        </w:rPr>
      </w:pPr>
    </w:p>
    <w:p w:rsidRPr="00975B85" w:rsidR="00130EB3" w:rsidP="003F1569" w:rsidRDefault="00130EB3" w14:paraId="12292A10"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SSH: The ssh (Secure Shell) command in Linux is used to securely connect to remote systems over a network</w:t>
      </w:r>
    </w:p>
    <w:p w:rsidRPr="00975B85" w:rsidR="00130EB3" w:rsidP="003F1569" w:rsidRDefault="00130EB3" w14:paraId="503F5D9C"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Ls: This command will list all the files in your current working directory</w:t>
      </w:r>
    </w:p>
    <w:p w:rsidRPr="00975B85" w:rsidR="00130EB3" w:rsidP="003F1569" w:rsidRDefault="00130EB3" w14:paraId="29F7138C" w14:textId="77777777">
      <w:pPr>
        <w:pStyle w:val="ListParagraph"/>
        <w:numPr>
          <w:ilvl w:val="0"/>
          <w:numId w:val="73"/>
        </w:numPr>
        <w:ind w:left="1080"/>
        <w:rPr>
          <w:rFonts w:ascii="Times New Roman" w:hAnsi="Times New Roman" w:cs="Times New Roman"/>
          <w:sz w:val="24"/>
          <w:szCs w:val="24"/>
        </w:rPr>
      </w:pPr>
      <w:r w:rsidRPr="00975B85">
        <w:rPr>
          <w:rFonts w:ascii="Times New Roman" w:hAnsi="Times New Roman" w:cs="Times New Roman"/>
          <w:sz w:val="24"/>
          <w:szCs w:val="24"/>
        </w:rPr>
        <w:t>Ls -</w:t>
      </w:r>
      <w:proofErr w:type="gramStart"/>
      <w:r w:rsidRPr="00975B85">
        <w:rPr>
          <w:rFonts w:ascii="Times New Roman" w:hAnsi="Times New Roman" w:cs="Times New Roman"/>
          <w:sz w:val="24"/>
          <w:szCs w:val="24"/>
        </w:rPr>
        <w:t>l:</w:t>
      </w:r>
      <w:proofErr w:type="gramEnd"/>
      <w:r w:rsidRPr="00975B85">
        <w:rPr>
          <w:rFonts w:ascii="Times New Roman" w:hAnsi="Times New Roman" w:cs="Times New Roman"/>
          <w:sz w:val="24"/>
          <w:szCs w:val="24"/>
        </w:rPr>
        <w:t xml:space="preserve"> gives us a nice list</w:t>
      </w:r>
    </w:p>
    <w:p w:rsidRPr="00975B85" w:rsidR="00130EB3" w:rsidP="003F1569" w:rsidRDefault="00130EB3" w14:paraId="06B5AE97" w14:textId="77777777">
      <w:pPr>
        <w:pStyle w:val="ListParagraph"/>
        <w:numPr>
          <w:ilvl w:val="0"/>
          <w:numId w:val="73"/>
        </w:numPr>
        <w:ind w:left="1080"/>
        <w:rPr>
          <w:rFonts w:ascii="Times New Roman" w:hAnsi="Times New Roman" w:cs="Times New Roman"/>
          <w:sz w:val="24"/>
          <w:szCs w:val="24"/>
        </w:rPr>
      </w:pPr>
      <w:r w:rsidRPr="00975B85">
        <w:rPr>
          <w:rFonts w:ascii="Times New Roman" w:hAnsi="Times New Roman" w:cs="Times New Roman"/>
          <w:sz w:val="24"/>
          <w:szCs w:val="24"/>
        </w:rPr>
        <w:t>Ls -a: to see the hidden files</w:t>
      </w:r>
    </w:p>
    <w:p w:rsidRPr="00975B85" w:rsidR="00130EB3" w:rsidP="003F1569" w:rsidRDefault="00130EB3" w14:paraId="02F78A56"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Pwd</w:t>
      </w:r>
      <w:proofErr w:type="spellEnd"/>
      <w:r w:rsidRPr="00975B85">
        <w:rPr>
          <w:rFonts w:ascii="Times New Roman" w:hAnsi="Times New Roman" w:cs="Times New Roman"/>
          <w:sz w:val="24"/>
          <w:szCs w:val="24"/>
        </w:rPr>
        <w:t>: Tells us the present (current) working directory</w:t>
      </w:r>
    </w:p>
    <w:p w:rsidRPr="00975B85" w:rsidR="00130EB3" w:rsidP="003F1569" w:rsidRDefault="00130EB3" w14:paraId="6D82B08C"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Cd: We use this command to change the directory. Cd / will take you to the root of the file system. Cd</w:t>
      </w:r>
      <w:proofErr w:type="gramStart"/>
      <w:r w:rsidRPr="00975B85">
        <w:rPr>
          <w:rFonts w:ascii="Times New Roman" w:hAnsi="Times New Roman" w:cs="Times New Roman"/>
          <w:sz w:val="24"/>
          <w:szCs w:val="24"/>
        </w:rPr>
        <w:t xml:space="preserve"> ..</w:t>
      </w:r>
      <w:proofErr w:type="gramEnd"/>
      <w:r w:rsidRPr="00975B85">
        <w:rPr>
          <w:rFonts w:ascii="Times New Roman" w:hAnsi="Times New Roman" w:cs="Times New Roman"/>
          <w:sz w:val="24"/>
          <w:szCs w:val="24"/>
        </w:rPr>
        <w:t xml:space="preserve"> will take you one path back</w:t>
      </w:r>
    </w:p>
    <w:p w:rsidRPr="00975B85" w:rsidR="00130EB3" w:rsidP="003F1569" w:rsidRDefault="00130EB3" w14:paraId="49BBEA9D"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Touch: it is the easiest way to create a file. Touch filename. We can also create a file in the future using touch -d command</w:t>
      </w:r>
    </w:p>
    <w:p w:rsidRPr="00975B85" w:rsidR="00130EB3" w:rsidP="003F1569" w:rsidRDefault="00130EB3" w14:paraId="49246E43"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Echo: this command is used to print something. Echo data &gt; filename, allows you to add data to a new or an existing file</w:t>
      </w:r>
    </w:p>
    <w:p w:rsidRPr="00975B85" w:rsidR="00130EB3" w:rsidP="003F1569" w:rsidRDefault="00130EB3" w14:paraId="15A6E964"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Nano command: This command is used to edit the details of the file. Nano filename. After editing the file, press ctrl X, and Y and press enter. </w:t>
      </w:r>
    </w:p>
    <w:p w:rsidRPr="00975B85" w:rsidR="00130EB3" w:rsidP="003F1569" w:rsidRDefault="00130EB3" w14:paraId="3F546E21"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Vim: This command is also used to edit the details of the file. Vim filename. Enter I to start inserting text, after editing press ESC, </w:t>
      </w:r>
      <w:proofErr w:type="gramStart"/>
      <w:r w:rsidRPr="00975B85">
        <w:rPr>
          <w:rFonts w:ascii="Times New Roman" w:hAnsi="Times New Roman" w:cs="Times New Roman"/>
          <w:sz w:val="24"/>
          <w:szCs w:val="24"/>
        </w:rPr>
        <w:t>colon(</w:t>
      </w:r>
      <w:proofErr w:type="gramEnd"/>
      <w:r w:rsidRPr="00975B85">
        <w:rPr>
          <w:rFonts w:ascii="Times New Roman" w:hAnsi="Times New Roman" w:cs="Times New Roman"/>
          <w:sz w:val="24"/>
          <w:szCs w:val="24"/>
        </w:rPr>
        <w:t xml:space="preserve">:) and write </w:t>
      </w:r>
      <w:proofErr w:type="spellStart"/>
      <w:r w:rsidRPr="00975B85">
        <w:rPr>
          <w:rFonts w:ascii="Times New Roman" w:hAnsi="Times New Roman" w:cs="Times New Roman"/>
          <w:sz w:val="24"/>
          <w:szCs w:val="24"/>
        </w:rPr>
        <w:t>wq</w:t>
      </w:r>
      <w:proofErr w:type="spellEnd"/>
      <w:r w:rsidRPr="00975B85">
        <w:rPr>
          <w:rFonts w:ascii="Times New Roman" w:hAnsi="Times New Roman" w:cs="Times New Roman"/>
          <w:sz w:val="24"/>
          <w:szCs w:val="24"/>
        </w:rPr>
        <w:t xml:space="preserve"> to quit.</w:t>
      </w:r>
    </w:p>
    <w:p w:rsidRPr="00975B85" w:rsidR="00130EB3" w:rsidP="003F1569" w:rsidRDefault="00130EB3" w14:paraId="2511C8CC"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Cat: To see what is inside the file use the cat command. Cat filename</w:t>
      </w:r>
    </w:p>
    <w:p w:rsidRPr="00975B85" w:rsidR="00130EB3" w:rsidP="003F1569" w:rsidRDefault="00130EB3" w14:paraId="365107A9"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Mkdir</w:t>
      </w:r>
      <w:proofErr w:type="spellEnd"/>
      <w:r w:rsidRPr="00975B85">
        <w:rPr>
          <w:rFonts w:ascii="Times New Roman" w:hAnsi="Times New Roman" w:cs="Times New Roman"/>
          <w:sz w:val="24"/>
          <w:szCs w:val="24"/>
        </w:rPr>
        <w:t>: this command is used to make a new directory</w:t>
      </w:r>
    </w:p>
    <w:p w:rsidRPr="00975B85" w:rsidR="00130EB3" w:rsidP="003F1569" w:rsidRDefault="00130EB3" w14:paraId="5D9FB828"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Cp: we can copy a file using this command. Cp filename destination path</w:t>
      </w:r>
    </w:p>
    <w:p w:rsidRPr="00975B85" w:rsidR="00130EB3" w:rsidP="003F1569" w:rsidRDefault="00130EB3" w14:paraId="5368C799"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Mv: we can move the file using this command. Mv filename destination path</w:t>
      </w:r>
    </w:p>
    <w:p w:rsidRPr="00975B85" w:rsidR="00130EB3" w:rsidP="003F1569" w:rsidRDefault="00130EB3" w14:paraId="75BE1617"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Rm: We can remove a file using this command. Rm filename. We can also delete a directory using this command. Rm -r directory name</w:t>
      </w:r>
    </w:p>
    <w:p w:rsidRPr="00975B85" w:rsidR="00130EB3" w:rsidP="003F1569" w:rsidRDefault="00130EB3" w14:paraId="18626492"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Rmdir</w:t>
      </w:r>
      <w:proofErr w:type="spellEnd"/>
      <w:r w:rsidRPr="00975B85">
        <w:rPr>
          <w:rFonts w:ascii="Times New Roman" w:hAnsi="Times New Roman" w:cs="Times New Roman"/>
          <w:sz w:val="24"/>
          <w:szCs w:val="24"/>
        </w:rPr>
        <w:t>: we can remove a directory using this command.</w:t>
      </w:r>
    </w:p>
    <w:p w:rsidRPr="00975B85" w:rsidR="00130EB3" w:rsidP="003F1569" w:rsidRDefault="00130EB3" w14:paraId="11B90464"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Ln: we can create a link to a file using this command. Ln -s filename and then link</w:t>
      </w:r>
    </w:p>
    <w:p w:rsidRPr="00975B85" w:rsidR="00130EB3" w:rsidP="003F1569" w:rsidRDefault="00130EB3" w14:paraId="01EA3185"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Clear: clear the screen</w:t>
      </w:r>
      <w:r>
        <w:rPr>
          <w:rFonts w:ascii="Times New Roman" w:hAnsi="Times New Roman" w:cs="Times New Roman"/>
          <w:sz w:val="24"/>
          <w:szCs w:val="24"/>
        </w:rPr>
        <w:t xml:space="preserve">, also you can press </w:t>
      </w:r>
      <w:proofErr w:type="spellStart"/>
      <w:r>
        <w:rPr>
          <w:rFonts w:ascii="Times New Roman" w:hAnsi="Times New Roman" w:cs="Times New Roman"/>
          <w:sz w:val="24"/>
          <w:szCs w:val="24"/>
        </w:rPr>
        <w:t>Ctrl+l</w:t>
      </w:r>
      <w:proofErr w:type="spellEnd"/>
    </w:p>
    <w:p w:rsidRPr="00975B85" w:rsidR="00130EB3" w:rsidP="003F1569" w:rsidRDefault="00130EB3" w14:paraId="107A6FD8"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Whoami</w:t>
      </w:r>
      <w:proofErr w:type="spellEnd"/>
      <w:r w:rsidRPr="00975B85">
        <w:rPr>
          <w:rFonts w:ascii="Times New Roman" w:hAnsi="Times New Roman" w:cs="Times New Roman"/>
          <w:sz w:val="24"/>
          <w:szCs w:val="24"/>
        </w:rPr>
        <w:t>: to know about who you are, type this command</w:t>
      </w:r>
    </w:p>
    <w:p w:rsidRPr="00975B85" w:rsidR="00130EB3" w:rsidP="003F1569" w:rsidRDefault="00130EB3" w14:paraId="4421719C"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Useradd</w:t>
      </w:r>
      <w:proofErr w:type="spellEnd"/>
      <w:r w:rsidRPr="00975B85">
        <w:rPr>
          <w:rFonts w:ascii="Times New Roman" w:hAnsi="Times New Roman" w:cs="Times New Roman"/>
          <w:sz w:val="24"/>
          <w:szCs w:val="24"/>
        </w:rPr>
        <w:t xml:space="preserve"> command: To add </w:t>
      </w:r>
      <w:proofErr w:type="gramStart"/>
      <w:r w:rsidRPr="00975B85">
        <w:rPr>
          <w:rFonts w:ascii="Times New Roman" w:hAnsi="Times New Roman" w:cs="Times New Roman"/>
          <w:sz w:val="24"/>
          <w:szCs w:val="24"/>
        </w:rPr>
        <w:t>an</w:t>
      </w:r>
      <w:proofErr w:type="gramEnd"/>
      <w:r w:rsidRPr="00975B85">
        <w:rPr>
          <w:rFonts w:ascii="Times New Roman" w:hAnsi="Times New Roman" w:cs="Times New Roman"/>
          <w:sz w:val="24"/>
          <w:szCs w:val="24"/>
        </w:rPr>
        <w:t xml:space="preserve"> user to the terminal.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w:t>
      </w:r>
      <w:proofErr w:type="spellStart"/>
      <w:r w:rsidRPr="00975B85">
        <w:rPr>
          <w:rFonts w:ascii="Times New Roman" w:hAnsi="Times New Roman" w:cs="Times New Roman"/>
          <w:sz w:val="24"/>
          <w:szCs w:val="24"/>
        </w:rPr>
        <w:t>useradd</w:t>
      </w:r>
      <w:proofErr w:type="spellEnd"/>
      <w:r w:rsidRPr="00975B85">
        <w:rPr>
          <w:rFonts w:ascii="Times New Roman" w:hAnsi="Times New Roman" w:cs="Times New Roman"/>
          <w:sz w:val="24"/>
          <w:szCs w:val="24"/>
        </w:rPr>
        <w:t xml:space="preserve"> username</w:t>
      </w:r>
    </w:p>
    <w:p w:rsidRPr="00975B85" w:rsidR="00130EB3" w:rsidP="003F1569" w:rsidRDefault="00130EB3" w14:paraId="52104ABB"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Su: We can switch users using </w:t>
      </w:r>
      <w:proofErr w:type="spellStart"/>
      <w:r w:rsidRPr="00975B85">
        <w:rPr>
          <w:rFonts w:ascii="Times New Roman" w:hAnsi="Times New Roman" w:cs="Times New Roman"/>
          <w:sz w:val="24"/>
          <w:szCs w:val="24"/>
        </w:rPr>
        <w:t>su</w:t>
      </w:r>
      <w:proofErr w:type="spellEnd"/>
      <w:r w:rsidRPr="00975B85">
        <w:rPr>
          <w:rFonts w:ascii="Times New Roman" w:hAnsi="Times New Roman" w:cs="Times New Roman"/>
          <w:sz w:val="24"/>
          <w:szCs w:val="24"/>
        </w:rPr>
        <w:t xml:space="preserve"> command. Su username</w:t>
      </w:r>
    </w:p>
    <w:p w:rsidRPr="00975B85" w:rsidR="00130EB3" w:rsidP="003F1569" w:rsidRDefault="00130EB3" w14:paraId="560FD8B3" w14:textId="60586105">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Exit: To exit from current working session</w:t>
      </w:r>
      <w:r w:rsidR="00C114B4">
        <w:rPr>
          <w:rFonts w:ascii="Times New Roman" w:hAnsi="Times New Roman" w:cs="Times New Roman"/>
          <w:sz w:val="24"/>
          <w:szCs w:val="24"/>
        </w:rPr>
        <w:t xml:space="preserve">. </w:t>
      </w:r>
      <w:r w:rsidR="00362342">
        <w:rPr>
          <w:rFonts w:ascii="Times New Roman" w:hAnsi="Times New Roman" w:cs="Times New Roman"/>
          <w:sz w:val="24"/>
          <w:szCs w:val="24"/>
        </w:rPr>
        <w:t xml:space="preserve">We can also use exit in conditional statements. If exit returns 0 means the code was successful, other than </w:t>
      </w:r>
      <w:r w:rsidR="001379CB">
        <w:rPr>
          <w:rFonts w:ascii="Times New Roman" w:hAnsi="Times New Roman" w:cs="Times New Roman"/>
          <w:sz w:val="24"/>
          <w:szCs w:val="24"/>
        </w:rPr>
        <w:t>0 code is not successful.</w:t>
      </w:r>
    </w:p>
    <w:p w:rsidRPr="00975B85" w:rsidR="00130EB3" w:rsidP="003F1569" w:rsidRDefault="00130EB3" w14:paraId="38F93307"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Finger: Finger command is used to inspect the user. Finger username</w:t>
      </w:r>
    </w:p>
    <w:p w:rsidRPr="00975B85" w:rsidR="00130EB3" w:rsidP="003F1569" w:rsidRDefault="00130EB3" w14:paraId="4B2771E1"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Man: the man command is short for manual. It displays details about a certain command. Man </w:t>
      </w:r>
      <w:proofErr w:type="spellStart"/>
      <w:r w:rsidRPr="00975B85">
        <w:rPr>
          <w:rFonts w:ascii="Times New Roman" w:hAnsi="Times New Roman" w:cs="Times New Roman"/>
          <w:sz w:val="24"/>
          <w:szCs w:val="24"/>
        </w:rPr>
        <w:t>command_name</w:t>
      </w:r>
      <w:proofErr w:type="spellEnd"/>
    </w:p>
    <w:p w:rsidRPr="00975B85" w:rsidR="00130EB3" w:rsidP="003F1569" w:rsidRDefault="00130EB3" w14:paraId="43489284"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Whatis</w:t>
      </w:r>
      <w:proofErr w:type="spellEnd"/>
      <w:r w:rsidRPr="00975B85">
        <w:rPr>
          <w:rFonts w:ascii="Times New Roman" w:hAnsi="Times New Roman" w:cs="Times New Roman"/>
          <w:sz w:val="24"/>
          <w:szCs w:val="24"/>
        </w:rPr>
        <w:t>: Shorter version of man command, gives less information</w:t>
      </w:r>
    </w:p>
    <w:p w:rsidRPr="00975B85" w:rsidR="00130EB3" w:rsidP="003F1569" w:rsidRDefault="00130EB3" w14:paraId="52299A42"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Which: To know where the command is stored use this command. Which </w:t>
      </w:r>
      <w:proofErr w:type="spellStart"/>
      <w:r w:rsidRPr="00975B85">
        <w:rPr>
          <w:rFonts w:ascii="Times New Roman" w:hAnsi="Times New Roman" w:cs="Times New Roman"/>
          <w:sz w:val="24"/>
          <w:szCs w:val="24"/>
        </w:rPr>
        <w:t>command_name</w:t>
      </w:r>
      <w:proofErr w:type="spellEnd"/>
    </w:p>
    <w:p w:rsidRPr="00975B85" w:rsidR="00130EB3" w:rsidP="003F1569" w:rsidRDefault="00130EB3" w14:paraId="210FBAAF"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Wget: This command helps to get stuff from the internet. Wget link</w:t>
      </w:r>
    </w:p>
    <w:p w:rsidRPr="00975B85" w:rsidR="00130EB3" w:rsidP="003F1569" w:rsidRDefault="00130EB3" w14:paraId="737983D8"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Curl: this command also downloads the stuff and stores in into a file. Curl link &gt; filename</w:t>
      </w:r>
    </w:p>
    <w:p w:rsidRPr="00975B85" w:rsidR="00130EB3" w:rsidP="003F1569" w:rsidRDefault="00130EB3" w14:paraId="17C3DF1F" w14:textId="77777777">
      <w:pPr>
        <w:pStyle w:val="ListParagraph"/>
        <w:numPr>
          <w:ilvl w:val="0"/>
          <w:numId w:val="72"/>
        </w:numPr>
        <w:ind w:left="360"/>
        <w:rPr>
          <w:rFonts w:ascii="Times New Roman" w:hAnsi="Times New Roman" w:cs="Times New Roman"/>
          <w:sz w:val="24"/>
          <w:szCs w:val="24"/>
        </w:rPr>
      </w:pPr>
      <w:proofErr w:type="gramStart"/>
      <w:r w:rsidRPr="00975B85">
        <w:rPr>
          <w:rFonts w:ascii="Times New Roman" w:hAnsi="Times New Roman" w:cs="Times New Roman"/>
          <w:sz w:val="24"/>
          <w:szCs w:val="24"/>
        </w:rPr>
        <w:t>Zip :</w:t>
      </w:r>
      <w:proofErr w:type="gramEnd"/>
      <w:r w:rsidRPr="00975B85">
        <w:rPr>
          <w:rFonts w:ascii="Times New Roman" w:hAnsi="Times New Roman" w:cs="Times New Roman"/>
          <w:sz w:val="24"/>
          <w:szCs w:val="24"/>
        </w:rPr>
        <w:t xml:space="preserve"> this command is used to zip a file. Zip </w:t>
      </w:r>
      <w:proofErr w:type="spellStart"/>
      <w:r w:rsidRPr="00975B85">
        <w:rPr>
          <w:rFonts w:ascii="Times New Roman" w:hAnsi="Times New Roman" w:cs="Times New Roman"/>
          <w:sz w:val="24"/>
          <w:szCs w:val="24"/>
        </w:rPr>
        <w:t>zipfile</w:t>
      </w:r>
      <w:proofErr w:type="spellEnd"/>
      <w:r w:rsidRPr="00975B85">
        <w:rPr>
          <w:rFonts w:ascii="Times New Roman" w:hAnsi="Times New Roman" w:cs="Times New Roman"/>
          <w:sz w:val="24"/>
          <w:szCs w:val="24"/>
        </w:rPr>
        <w:t xml:space="preserve"> </w:t>
      </w:r>
      <w:proofErr w:type="spellStart"/>
      <w:r w:rsidRPr="00975B85">
        <w:rPr>
          <w:rFonts w:ascii="Times New Roman" w:hAnsi="Times New Roman" w:cs="Times New Roman"/>
          <w:sz w:val="24"/>
          <w:szCs w:val="24"/>
        </w:rPr>
        <w:t>data_to_zip</w:t>
      </w:r>
      <w:proofErr w:type="spellEnd"/>
    </w:p>
    <w:p w:rsidRPr="00975B85" w:rsidR="00130EB3" w:rsidP="003F1569" w:rsidRDefault="00130EB3" w14:paraId="5053603C"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Unzip: unzip the zipped file</w:t>
      </w:r>
    </w:p>
    <w:p w:rsidRPr="00975B85" w:rsidR="00130EB3" w:rsidP="003F1569" w:rsidRDefault="00130EB3" w14:paraId="299FAB93"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Less: shows only single page of details of a particular file, </w:t>
      </w:r>
      <w:proofErr w:type="gramStart"/>
      <w:r w:rsidRPr="00975B85">
        <w:rPr>
          <w:rFonts w:ascii="Times New Roman" w:hAnsi="Times New Roman" w:cs="Times New Roman"/>
          <w:sz w:val="24"/>
          <w:szCs w:val="24"/>
        </w:rPr>
        <w:t>similar to</w:t>
      </w:r>
      <w:proofErr w:type="gramEnd"/>
      <w:r w:rsidRPr="00975B85">
        <w:rPr>
          <w:rFonts w:ascii="Times New Roman" w:hAnsi="Times New Roman" w:cs="Times New Roman"/>
          <w:sz w:val="24"/>
          <w:szCs w:val="24"/>
        </w:rPr>
        <w:t xml:space="preserve"> man command. Less filename</w:t>
      </w:r>
    </w:p>
    <w:p w:rsidRPr="00975B85" w:rsidR="00130EB3" w:rsidP="003F1569" w:rsidRDefault="00130EB3" w14:paraId="6D85EEB5"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Head: to see beginning details of the file use the head command. head filename</w:t>
      </w:r>
    </w:p>
    <w:p w:rsidRPr="00975B85" w:rsidR="00130EB3" w:rsidP="003F1569" w:rsidRDefault="00130EB3" w14:paraId="46237A75"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Tail: to see the end details of the file use the tail command. tail filename</w:t>
      </w:r>
    </w:p>
    <w:p w:rsidRPr="00975B85" w:rsidR="00130EB3" w:rsidP="003F1569" w:rsidRDefault="00130EB3" w14:paraId="5A1DB923"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Cmp</w:t>
      </w:r>
      <w:proofErr w:type="spellEnd"/>
      <w:r w:rsidRPr="00975B85">
        <w:rPr>
          <w:rFonts w:ascii="Times New Roman" w:hAnsi="Times New Roman" w:cs="Times New Roman"/>
          <w:sz w:val="24"/>
          <w:szCs w:val="24"/>
        </w:rPr>
        <w:t xml:space="preserve">: this command is used to compare two commands. </w:t>
      </w:r>
      <w:proofErr w:type="spellStart"/>
      <w:r w:rsidRPr="00975B85">
        <w:rPr>
          <w:rFonts w:ascii="Times New Roman" w:hAnsi="Times New Roman" w:cs="Times New Roman"/>
          <w:sz w:val="24"/>
          <w:szCs w:val="24"/>
        </w:rPr>
        <w:t>cmp</w:t>
      </w:r>
      <w:proofErr w:type="spellEnd"/>
      <w:r w:rsidRPr="00975B85">
        <w:rPr>
          <w:rFonts w:ascii="Times New Roman" w:hAnsi="Times New Roman" w:cs="Times New Roman"/>
          <w:sz w:val="24"/>
          <w:szCs w:val="24"/>
        </w:rPr>
        <w:t xml:space="preserve"> file1 file2</w:t>
      </w:r>
    </w:p>
    <w:p w:rsidRPr="00975B85" w:rsidR="00130EB3" w:rsidP="003F1569" w:rsidRDefault="00130EB3" w14:paraId="41545D5D"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Diff: this command is used to compare two commands. diff file1 file2. It compares and shows the main difference.</w:t>
      </w:r>
    </w:p>
    <w:p w:rsidRPr="00975B85" w:rsidR="00130EB3" w:rsidP="003F1569" w:rsidRDefault="00130EB3" w14:paraId="5C8E96F8"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Sort: This command is used to sort the contents of the file. Cat filename | sort</w:t>
      </w:r>
    </w:p>
    <w:p w:rsidRPr="00975B85" w:rsidR="00130EB3" w:rsidP="003F1569" w:rsidRDefault="00130EB3" w14:paraId="65428E4B"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Find: This command is used to find the file or directory. Sudo file / -name “filename”</w:t>
      </w:r>
    </w:p>
    <w:p w:rsidRPr="00975B85" w:rsidR="00130EB3" w:rsidP="003F1569" w:rsidRDefault="00130EB3" w14:paraId="4559CA28"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The </w:t>
      </w: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command is used to change the mode to </w:t>
      </w:r>
      <w:proofErr w:type="spellStart"/>
      <w:r w:rsidRPr="00975B85">
        <w:rPr>
          <w:rFonts w:ascii="Times New Roman" w:hAnsi="Times New Roman" w:cs="Times New Roman"/>
          <w:sz w:val="24"/>
          <w:szCs w:val="24"/>
        </w:rPr>
        <w:t>rwx</w:t>
      </w:r>
      <w:proofErr w:type="spellEnd"/>
      <w:r w:rsidRPr="00975B85">
        <w:rPr>
          <w:rFonts w:ascii="Times New Roman" w:hAnsi="Times New Roman" w:cs="Times New Roman"/>
          <w:sz w:val="24"/>
          <w:szCs w:val="24"/>
        </w:rPr>
        <w:t xml:space="preserve"> (Read, Write and Execute). </w:t>
      </w: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+x</w:t>
      </w:r>
    </w:p>
    <w:p w:rsidRPr="00975B85" w:rsidR="00130EB3" w:rsidP="003F1569" w:rsidRDefault="00130EB3" w14:paraId="20AD447D"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Chown: change the ownership of the file using this command. Chown username filename</w:t>
      </w:r>
    </w:p>
    <w:p w:rsidRPr="00975B85" w:rsidR="00130EB3" w:rsidP="003F1569" w:rsidRDefault="00130EB3" w14:paraId="32292EBA"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Ifconfig</w:t>
      </w:r>
      <w:proofErr w:type="spellEnd"/>
      <w:r w:rsidRPr="00975B85">
        <w:rPr>
          <w:rFonts w:ascii="Times New Roman" w:hAnsi="Times New Roman" w:cs="Times New Roman"/>
          <w:sz w:val="24"/>
          <w:szCs w:val="24"/>
        </w:rPr>
        <w:t xml:space="preserve">: to know the </w:t>
      </w:r>
      <w:proofErr w:type="spellStart"/>
      <w:r w:rsidRPr="00975B85">
        <w:rPr>
          <w:rFonts w:ascii="Times New Roman" w:hAnsi="Times New Roman" w:cs="Times New Roman"/>
          <w:sz w:val="24"/>
          <w:szCs w:val="24"/>
        </w:rPr>
        <w:t>ip</w:t>
      </w:r>
      <w:proofErr w:type="spellEnd"/>
      <w:r w:rsidRPr="00975B85">
        <w:rPr>
          <w:rFonts w:ascii="Times New Roman" w:hAnsi="Times New Roman" w:cs="Times New Roman"/>
          <w:sz w:val="24"/>
          <w:szCs w:val="24"/>
        </w:rPr>
        <w:t xml:space="preserve"> address. </w:t>
      </w:r>
      <w:proofErr w:type="spellStart"/>
      <w:r w:rsidRPr="00975B85">
        <w:rPr>
          <w:rFonts w:ascii="Times New Roman" w:hAnsi="Times New Roman" w:cs="Times New Roman"/>
          <w:sz w:val="24"/>
          <w:szCs w:val="24"/>
        </w:rPr>
        <w:t>Ifconfig</w:t>
      </w:r>
      <w:proofErr w:type="spellEnd"/>
    </w:p>
    <w:p w:rsidRPr="00975B85" w:rsidR="00130EB3" w:rsidP="003F1569" w:rsidRDefault="00130EB3" w14:paraId="70F25BB3"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Ip address: same as above</w:t>
      </w:r>
    </w:p>
    <w:p w:rsidRPr="00975B85" w:rsidR="00130EB3" w:rsidP="003F1569" w:rsidRDefault="00130EB3" w14:paraId="1CB4E2D5"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Grep: to see a particular interface’s </w:t>
      </w:r>
      <w:proofErr w:type="spellStart"/>
      <w:r w:rsidRPr="00975B85">
        <w:rPr>
          <w:rFonts w:ascii="Times New Roman" w:hAnsi="Times New Roman" w:cs="Times New Roman"/>
          <w:sz w:val="24"/>
          <w:szCs w:val="24"/>
        </w:rPr>
        <w:t>ip</w:t>
      </w:r>
      <w:proofErr w:type="spellEnd"/>
      <w:r w:rsidRPr="00975B85">
        <w:rPr>
          <w:rFonts w:ascii="Times New Roman" w:hAnsi="Times New Roman" w:cs="Times New Roman"/>
          <w:sz w:val="24"/>
          <w:szCs w:val="24"/>
        </w:rPr>
        <w:t xml:space="preserve"> address, use this command. Ip address | grep eth0</w:t>
      </w:r>
    </w:p>
    <w:p w:rsidRPr="00975B85" w:rsidR="00130EB3" w:rsidP="003F1569" w:rsidRDefault="00130EB3" w14:paraId="626EC225"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Ping: to know if your website is up. Ping -c 5 </w:t>
      </w:r>
      <w:proofErr w:type="spellStart"/>
      <w:r w:rsidRPr="00975B85">
        <w:rPr>
          <w:rFonts w:ascii="Times New Roman" w:hAnsi="Times New Roman" w:cs="Times New Roman"/>
          <w:sz w:val="24"/>
          <w:szCs w:val="24"/>
        </w:rPr>
        <w:t>websitename</w:t>
      </w:r>
      <w:proofErr w:type="spellEnd"/>
    </w:p>
    <w:p w:rsidRPr="00975B85" w:rsidR="00130EB3" w:rsidP="003F1569" w:rsidRDefault="00130EB3" w14:paraId="4E1AEB32"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Netstat: this command is used to get to know which ports are available on the </w:t>
      </w:r>
      <w:proofErr w:type="spellStart"/>
      <w:r w:rsidRPr="00975B85">
        <w:rPr>
          <w:rFonts w:ascii="Times New Roman" w:hAnsi="Times New Roman" w:cs="Times New Roman"/>
          <w:sz w:val="24"/>
          <w:szCs w:val="24"/>
        </w:rPr>
        <w:t>linux</w:t>
      </w:r>
      <w:proofErr w:type="spellEnd"/>
      <w:r w:rsidRPr="00975B85">
        <w:rPr>
          <w:rFonts w:ascii="Times New Roman" w:hAnsi="Times New Roman" w:cs="Times New Roman"/>
          <w:sz w:val="24"/>
          <w:szCs w:val="24"/>
        </w:rPr>
        <w:t xml:space="preserve"> machine. Netstat</w:t>
      </w:r>
    </w:p>
    <w:p w:rsidRPr="00975B85" w:rsidR="00130EB3" w:rsidP="003F1569" w:rsidRDefault="00130EB3" w14:paraId="79BDAA43"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Ss: same as above</w:t>
      </w:r>
    </w:p>
    <w:p w:rsidR="00130EB3" w:rsidP="003F1569" w:rsidRDefault="00130EB3" w14:paraId="7C39C904" w14:textId="77777777">
      <w:pPr>
        <w:pStyle w:val="ListParagraph"/>
        <w:numPr>
          <w:ilvl w:val="0"/>
          <w:numId w:val="72"/>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Uname</w:t>
      </w:r>
      <w:proofErr w:type="spellEnd"/>
      <w:r w:rsidRPr="00975B85">
        <w:rPr>
          <w:rFonts w:ascii="Times New Roman" w:hAnsi="Times New Roman" w:cs="Times New Roman"/>
          <w:sz w:val="24"/>
          <w:szCs w:val="24"/>
        </w:rPr>
        <w:t xml:space="preserve">: to get to know about the system. </w:t>
      </w:r>
      <w:proofErr w:type="spellStart"/>
      <w:r w:rsidRPr="00975B85">
        <w:rPr>
          <w:rFonts w:ascii="Times New Roman" w:hAnsi="Times New Roman" w:cs="Times New Roman"/>
          <w:sz w:val="24"/>
          <w:szCs w:val="24"/>
        </w:rPr>
        <w:t>Uname</w:t>
      </w:r>
      <w:proofErr w:type="spellEnd"/>
      <w:r w:rsidRPr="00975B85">
        <w:rPr>
          <w:rFonts w:ascii="Times New Roman" w:hAnsi="Times New Roman" w:cs="Times New Roman"/>
          <w:sz w:val="24"/>
          <w:szCs w:val="24"/>
        </w:rPr>
        <w:t xml:space="preserve"> -a</w:t>
      </w:r>
    </w:p>
    <w:p w:rsidR="003D4B13" w:rsidP="003D4B13" w:rsidRDefault="00EF0E6F" w14:paraId="3E59DB20" w14:textId="77777777">
      <w:pPr>
        <w:pStyle w:val="ListParagraph"/>
        <w:numPr>
          <w:ilvl w:val="0"/>
          <w:numId w:val="72"/>
        </w:numPr>
        <w:ind w:left="360"/>
        <w:rPr>
          <w:rFonts w:ascii="Times New Roman" w:hAnsi="Times New Roman" w:cs="Times New Roman"/>
          <w:sz w:val="24"/>
          <w:szCs w:val="24"/>
        </w:rPr>
      </w:pPr>
      <w:r>
        <w:rPr>
          <w:rFonts w:ascii="Times New Roman" w:hAnsi="Times New Roman" w:cs="Times New Roman"/>
          <w:sz w:val="24"/>
          <w:szCs w:val="24"/>
        </w:rPr>
        <w:t xml:space="preserve">Sort: </w:t>
      </w:r>
      <w:r w:rsidRPr="00EF0E6F">
        <w:rPr>
          <w:rFonts w:ascii="Times New Roman" w:hAnsi="Times New Roman" w:cs="Times New Roman"/>
          <w:sz w:val="24"/>
          <w:szCs w:val="24"/>
        </w:rPr>
        <w:t>The </w:t>
      </w:r>
      <w:proofErr w:type="gramStart"/>
      <w:r w:rsidRPr="00EF0E6F">
        <w:rPr>
          <w:rFonts w:ascii="Times New Roman" w:hAnsi="Times New Roman" w:cs="Times New Roman"/>
          <w:sz w:val="24"/>
          <w:szCs w:val="24"/>
        </w:rPr>
        <w:t>sort</w:t>
      </w:r>
      <w:proofErr w:type="gramEnd"/>
      <w:r w:rsidRPr="00EF0E6F">
        <w:rPr>
          <w:rFonts w:ascii="Times New Roman" w:hAnsi="Times New Roman" w:cs="Times New Roman"/>
          <w:sz w:val="24"/>
          <w:szCs w:val="24"/>
        </w:rPr>
        <w:t> command is used to sort lines of text files. It can sort alphabetically, numerically, and in various other ways.</w:t>
      </w:r>
      <w:r>
        <w:rPr>
          <w:rFonts w:ascii="Times New Roman" w:hAnsi="Times New Roman" w:cs="Times New Roman"/>
          <w:sz w:val="24"/>
          <w:szCs w:val="24"/>
        </w:rPr>
        <w:t xml:space="preserve"> </w:t>
      </w:r>
      <w:r w:rsidRPr="00EF0E6F">
        <w:rPr>
          <w:rFonts w:ascii="Times New Roman" w:hAnsi="Times New Roman" w:cs="Times New Roman"/>
          <w:sz w:val="24"/>
          <w:szCs w:val="24"/>
        </w:rPr>
        <w:t>sort file.txt</w:t>
      </w:r>
    </w:p>
    <w:p w:rsidRPr="003D4B13" w:rsidR="00967BE0" w:rsidP="003D4B13" w:rsidRDefault="003D4B13" w14:paraId="7A5673DB" w14:textId="66F582B4">
      <w:pPr>
        <w:pStyle w:val="ListParagraph"/>
        <w:numPr>
          <w:ilvl w:val="0"/>
          <w:numId w:val="72"/>
        </w:numPr>
        <w:ind w:left="360"/>
        <w:rPr>
          <w:rFonts w:ascii="Times New Roman" w:hAnsi="Times New Roman" w:cs="Times New Roman"/>
          <w:sz w:val="24"/>
          <w:szCs w:val="24"/>
        </w:rPr>
      </w:pPr>
      <w:r w:rsidRPr="003D4B13">
        <w:rPr>
          <w:rFonts w:ascii="Times New Roman" w:hAnsi="Times New Roman" w:cs="Times New Roman"/>
          <w:sz w:val="24"/>
          <w:szCs w:val="24"/>
        </w:rPr>
        <w:t>U</w:t>
      </w:r>
      <w:r w:rsidRPr="003D4B13" w:rsidR="00967BE0">
        <w:rPr>
          <w:rFonts w:ascii="Times New Roman" w:hAnsi="Times New Roman" w:cs="Times New Roman"/>
          <w:sz w:val="24"/>
          <w:szCs w:val="24"/>
        </w:rPr>
        <w:t>niq</w:t>
      </w:r>
      <w:r w:rsidRPr="003D4B13">
        <w:rPr>
          <w:rFonts w:ascii="Times New Roman" w:hAnsi="Times New Roman" w:cs="Times New Roman"/>
          <w:sz w:val="24"/>
          <w:szCs w:val="24"/>
        </w:rPr>
        <w:t xml:space="preserve">: </w:t>
      </w:r>
      <w:r w:rsidRPr="003D4B13" w:rsidR="00967BE0">
        <w:rPr>
          <w:rFonts w:ascii="Times New Roman" w:hAnsi="Times New Roman" w:cs="Times New Roman"/>
          <w:sz w:val="24"/>
          <w:szCs w:val="24"/>
        </w:rPr>
        <w:t xml:space="preserve">The </w:t>
      </w:r>
      <w:proofErr w:type="spellStart"/>
      <w:r w:rsidRPr="003D4B13" w:rsidR="00967BE0">
        <w:rPr>
          <w:rFonts w:ascii="Times New Roman" w:hAnsi="Times New Roman" w:cs="Times New Roman"/>
          <w:sz w:val="24"/>
          <w:szCs w:val="24"/>
        </w:rPr>
        <w:t>uniq</w:t>
      </w:r>
      <w:proofErr w:type="spellEnd"/>
      <w:r w:rsidRPr="003D4B13" w:rsidR="00967BE0">
        <w:rPr>
          <w:rFonts w:ascii="Times New Roman" w:hAnsi="Times New Roman" w:cs="Times New Roman"/>
          <w:sz w:val="24"/>
          <w:szCs w:val="24"/>
        </w:rPr>
        <w:t xml:space="preserve"> command is used to report or filter out repeated lines in a file. It only removes adjacent duplicate lines, so it is often used in combination with sort.</w:t>
      </w:r>
    </w:p>
    <w:p w:rsidRPr="00975B85" w:rsidR="00130EB3" w:rsidP="003F1569" w:rsidRDefault="00130EB3" w14:paraId="4FE1A83F"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Cal: to display the calendar. </w:t>
      </w:r>
      <w:proofErr w:type="spellStart"/>
      <w:r w:rsidRPr="00975B85">
        <w:rPr>
          <w:rFonts w:ascii="Times New Roman" w:hAnsi="Times New Roman" w:cs="Times New Roman"/>
          <w:sz w:val="24"/>
          <w:szCs w:val="24"/>
        </w:rPr>
        <w:t>cal</w:t>
      </w:r>
      <w:proofErr w:type="spellEnd"/>
    </w:p>
    <w:p w:rsidRPr="00975B85" w:rsidR="00130EB3" w:rsidP="003F1569" w:rsidRDefault="00130EB3" w14:paraId="1F00543A"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Free: to know about the memory, like how much memory is free and how much is used. free</w:t>
      </w:r>
    </w:p>
    <w:p w:rsidRPr="00975B85" w:rsidR="00130EB3" w:rsidP="003F1569" w:rsidRDefault="00130EB3" w14:paraId="6AABF8A7"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Ps: To know about the processes on the system use this command. Ps -aux</w:t>
      </w:r>
    </w:p>
    <w:p w:rsidRPr="00975B85" w:rsidR="00130EB3" w:rsidP="003F1569" w:rsidRDefault="00130EB3" w14:paraId="626F18B9"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History: to know about all the commands you worked on use this command.</w:t>
      </w:r>
    </w:p>
    <w:p w:rsidRPr="00975B85" w:rsidR="00130EB3" w:rsidP="003F1569" w:rsidRDefault="00130EB3" w14:paraId="5B146D49" w14:textId="77777777">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Reboot: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reboot</w:t>
      </w:r>
    </w:p>
    <w:p w:rsidRPr="000962CA" w:rsidR="001F3441" w:rsidP="003F1569" w:rsidRDefault="00130EB3" w14:paraId="5FC21DB3" w14:textId="36A9D67B">
      <w:pPr>
        <w:pStyle w:val="ListParagraph"/>
        <w:numPr>
          <w:ilvl w:val="0"/>
          <w:numId w:val="72"/>
        </w:numPr>
        <w:ind w:left="360"/>
        <w:rPr>
          <w:rFonts w:ascii="Times New Roman" w:hAnsi="Times New Roman" w:cs="Times New Roman"/>
          <w:sz w:val="24"/>
          <w:szCs w:val="24"/>
        </w:rPr>
      </w:pPr>
      <w:r w:rsidRPr="00975B85">
        <w:rPr>
          <w:rFonts w:ascii="Times New Roman" w:hAnsi="Times New Roman" w:cs="Times New Roman"/>
          <w:sz w:val="24"/>
          <w:szCs w:val="24"/>
        </w:rPr>
        <w:t xml:space="preserve">Shutdown: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shutdown</w:t>
      </w:r>
    </w:p>
    <w:p w:rsidRPr="000962CA" w:rsidR="001F3441" w:rsidP="000962CA" w:rsidRDefault="001F3441" w14:paraId="1C9D6CA3" w14:textId="77777777">
      <w:pPr>
        <w:rPr>
          <w:rFonts w:ascii="Times New Roman" w:hAnsi="Times New Roman" w:cs="Times New Roman"/>
          <w:sz w:val="24"/>
          <w:szCs w:val="24"/>
        </w:rPr>
      </w:pPr>
    </w:p>
    <w:p w:rsidRPr="001F3441" w:rsidR="008E72A8" w:rsidP="003F1569" w:rsidRDefault="008E72A8" w14:paraId="58A579F3" w14:textId="31CE2D8E">
      <w:pPr>
        <w:pStyle w:val="ListParagraph"/>
        <w:numPr>
          <w:ilvl w:val="0"/>
          <w:numId w:val="76"/>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bdr w:val="none" w:color="auto" w:sz="0" w:space="0" w:frame="1"/>
          <w:lang w:eastAsia="en-IN"/>
          <w14:ligatures w14:val="none"/>
        </w:rPr>
      </w:pPr>
      <w:r w:rsidRPr="001F3441">
        <w:rPr>
          <w:rFonts w:ascii="Times New Roman" w:hAnsi="Times New Roman" w:eastAsia="Times New Roman" w:cs="Times New Roman"/>
          <w:b/>
          <w:bCs/>
          <w:color w:val="273239"/>
          <w:spacing w:val="2"/>
          <w:kern w:val="0"/>
          <w:sz w:val="24"/>
          <w:szCs w:val="24"/>
          <w:bdr w:val="none" w:color="auto" w:sz="0" w:space="0" w:frame="1"/>
          <w:lang w:eastAsia="en-IN"/>
          <w14:ligatures w14:val="none"/>
        </w:rPr>
        <w:t>Additional Shortcut Tips</w:t>
      </w:r>
    </w:p>
    <w:p w:rsidRPr="000962CA" w:rsidR="000962CA" w:rsidP="003F1569" w:rsidRDefault="000962CA" w14:paraId="21DC77A6" w14:textId="77777777">
      <w:pPr>
        <w:pStyle w:val="ListParagraph"/>
        <w:numPr>
          <w:ilvl w:val="0"/>
          <w:numId w:val="77"/>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lang w:eastAsia="en-IN"/>
          <w14:ligatures w14:val="none"/>
        </w:rPr>
      </w:pPr>
      <w:proofErr w:type="gramStart"/>
      <w:r>
        <w:rPr>
          <w:rFonts w:ascii="Times New Roman" w:hAnsi="Times New Roman" w:eastAsia="Times New Roman" w:cs="Times New Roman"/>
          <w:b/>
          <w:bCs/>
          <w:color w:val="273239"/>
          <w:spacing w:val="2"/>
          <w:kern w:val="0"/>
          <w:sz w:val="24"/>
          <w:szCs w:val="24"/>
          <w:lang w:eastAsia="en-IN"/>
          <w14:ligatures w14:val="none"/>
        </w:rPr>
        <w:t>Tilde(</w:t>
      </w:r>
      <w:proofErr w:type="gramEnd"/>
      <w:r w:rsidRPr="008E72A8">
        <w:rPr>
          <w:rFonts w:ascii="Times New Roman" w:hAnsi="Times New Roman" w:eastAsia="Times New Roman" w:cs="Times New Roman"/>
          <w:color w:val="273239"/>
          <w:spacing w:val="2"/>
          <w:kern w:val="0"/>
          <w:sz w:val="24"/>
          <w:szCs w:val="24"/>
          <w:bdr w:val="none" w:color="auto" w:sz="0" w:space="0" w:frame="1"/>
          <w:lang w:eastAsia="en-IN"/>
          <w14:ligatures w14:val="none"/>
        </w:rPr>
        <w:t>~</w:t>
      </w:r>
      <w:r>
        <w:rPr>
          <w:rFonts w:ascii="Times New Roman" w:hAnsi="Times New Roman" w:eastAsia="Times New Roman" w:cs="Times New Roman"/>
          <w:b/>
          <w:bCs/>
          <w:color w:val="273239"/>
          <w:spacing w:val="2"/>
          <w:kern w:val="0"/>
          <w:sz w:val="24"/>
          <w:szCs w:val="24"/>
          <w:lang w:eastAsia="en-IN"/>
          <w14:ligatures w14:val="none"/>
        </w:rPr>
        <w:t xml:space="preserve">): </w:t>
      </w:r>
      <w:r w:rsidRPr="008E72A8">
        <w:rPr>
          <w:rFonts w:ascii="Times New Roman" w:hAnsi="Times New Roman" w:eastAsia="Times New Roman" w:cs="Times New Roman"/>
          <w:color w:val="273239"/>
          <w:spacing w:val="2"/>
          <w:kern w:val="0"/>
          <w:sz w:val="24"/>
          <w:szCs w:val="24"/>
          <w:bdr w:val="none" w:color="auto" w:sz="0" w:space="0" w:frame="1"/>
          <w:lang w:eastAsia="en-IN"/>
          <w14:ligatures w14:val="none"/>
        </w:rPr>
        <w:t>shortcut to your home base</w:t>
      </w:r>
    </w:p>
    <w:p w:rsidRPr="000962CA" w:rsidR="000962CA" w:rsidP="003F1569" w:rsidRDefault="000962CA" w14:paraId="295DEEE4" w14:textId="0552F876">
      <w:pPr>
        <w:pStyle w:val="ListParagraph"/>
        <w:numPr>
          <w:ilvl w:val="0"/>
          <w:numId w:val="77"/>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lang w:eastAsia="en-IN"/>
          <w14:ligatures w14:val="none"/>
        </w:rPr>
      </w:pPr>
      <w:r w:rsidRPr="000962CA">
        <w:rPr>
          <w:rFonts w:ascii="Times New Roman" w:hAnsi="Times New Roman" w:eastAsia="Times New Roman" w:cs="Times New Roman"/>
          <w:b/>
          <w:bCs/>
          <w:color w:val="273239"/>
          <w:spacing w:val="2"/>
          <w:kern w:val="0"/>
          <w:sz w:val="24"/>
          <w:szCs w:val="24"/>
          <w:lang w:eastAsia="en-IN"/>
          <w14:ligatures w14:val="none"/>
        </w:rPr>
        <w:t xml:space="preserve">Dot(.):  </w:t>
      </w:r>
      <w:r w:rsidRPr="000962CA">
        <w:rPr>
          <w:rFonts w:ascii="Times New Roman" w:hAnsi="Times New Roman" w:eastAsia="Times New Roman" w:cs="Times New Roman"/>
          <w:color w:val="273239"/>
          <w:spacing w:val="2"/>
          <w:kern w:val="0"/>
          <w:sz w:val="24"/>
          <w:szCs w:val="24"/>
          <w:bdr w:val="none" w:color="auto" w:sz="0" w:space="0" w:frame="1"/>
          <w:lang w:eastAsia="en-IN"/>
          <w14:ligatures w14:val="none"/>
        </w:rPr>
        <w:t>the folder you’re in right now</w:t>
      </w:r>
    </w:p>
    <w:p w:rsidRPr="000962CA" w:rsidR="000962CA" w:rsidP="003F1569" w:rsidRDefault="000962CA" w14:paraId="71C392EB" w14:textId="220C7E49">
      <w:pPr>
        <w:pStyle w:val="ListParagraph"/>
        <w:numPr>
          <w:ilvl w:val="0"/>
          <w:numId w:val="77"/>
        </w:numPr>
        <w:shd w:val="clear" w:color="auto" w:fill="FFFFFF"/>
        <w:spacing w:after="0" w:line="240" w:lineRule="auto"/>
        <w:textAlignment w:val="baseline"/>
        <w:outlineLvl w:val="1"/>
        <w:rPr>
          <w:rFonts w:ascii="Times New Roman" w:hAnsi="Times New Roman" w:eastAsia="Times New Roman" w:cs="Times New Roman"/>
          <w:b/>
          <w:bCs/>
          <w:color w:val="273239"/>
          <w:spacing w:val="2"/>
          <w:kern w:val="0"/>
          <w:sz w:val="24"/>
          <w:szCs w:val="24"/>
          <w:lang w:eastAsia="en-IN"/>
          <w14:ligatures w14:val="none"/>
        </w:rPr>
      </w:pPr>
      <w:r w:rsidRPr="000962CA">
        <w:rPr>
          <w:rFonts w:ascii="Times New Roman" w:hAnsi="Times New Roman" w:eastAsia="Times New Roman" w:cs="Times New Roman"/>
          <w:b/>
          <w:bCs/>
          <w:color w:val="273239"/>
          <w:spacing w:val="2"/>
          <w:kern w:val="0"/>
          <w:sz w:val="24"/>
          <w:szCs w:val="24"/>
          <w:bdr w:val="none" w:color="auto" w:sz="0" w:space="0" w:frame="1"/>
          <w:lang w:eastAsia="en-IN"/>
          <w14:ligatures w14:val="none"/>
        </w:rPr>
        <w:t>double dot(..):</w:t>
      </w:r>
      <w:r>
        <w:rPr>
          <w:rFonts w:ascii="Times New Roman" w:hAnsi="Times New Roman" w:eastAsia="Times New Roman" w:cs="Times New Roman"/>
          <w:color w:val="273239"/>
          <w:spacing w:val="2"/>
          <w:kern w:val="0"/>
          <w:sz w:val="24"/>
          <w:szCs w:val="24"/>
          <w:bdr w:val="none" w:color="auto" w:sz="0" w:space="0" w:frame="1"/>
          <w:lang w:eastAsia="en-IN"/>
          <w14:ligatures w14:val="none"/>
        </w:rPr>
        <w:t xml:space="preserve"> </w:t>
      </w:r>
      <w:r w:rsidRPr="008E72A8">
        <w:rPr>
          <w:rFonts w:ascii="Times New Roman" w:hAnsi="Times New Roman" w:eastAsia="Times New Roman" w:cs="Times New Roman"/>
          <w:color w:val="273239"/>
          <w:spacing w:val="2"/>
          <w:kern w:val="0"/>
          <w:sz w:val="24"/>
          <w:szCs w:val="24"/>
          <w:bdr w:val="none" w:color="auto" w:sz="0" w:space="0" w:frame="1"/>
          <w:lang w:eastAsia="en-IN"/>
          <w14:ligatures w14:val="none"/>
        </w:rPr>
        <w:t>the folder one level above</w:t>
      </w:r>
    </w:p>
    <w:p w:rsidR="00BB4E09" w:rsidP="00C9264A" w:rsidRDefault="00BB4E09" w14:paraId="45C2AB24" w14:textId="4AF34A67">
      <w:pPr>
        <w:pStyle w:val="NormalWeb"/>
        <w:shd w:val="clear" w:color="auto" w:fill="FFFFFF"/>
        <w:spacing w:before="0" w:beforeAutospacing="0" w:after="150" w:afterAutospacing="0"/>
        <w:textAlignment w:val="baseline"/>
        <w:rPr>
          <w:color w:val="273239"/>
          <w:spacing w:val="2"/>
        </w:rPr>
      </w:pPr>
    </w:p>
    <w:p w:rsidRPr="005E3D89" w:rsidR="00A302B5" w:rsidP="00277988" w:rsidRDefault="00A302B5" w14:paraId="453CE46E" w14:textId="18C143A3">
      <w:pPr>
        <w:pStyle w:val="NormalWeb"/>
        <w:numPr>
          <w:ilvl w:val="0"/>
          <w:numId w:val="91"/>
        </w:numPr>
        <w:shd w:val="clear" w:color="auto" w:fill="FFFFFF"/>
        <w:spacing w:before="0" w:beforeAutospacing="0" w:after="150" w:afterAutospacing="0"/>
        <w:textAlignment w:val="baseline"/>
        <w:rPr>
          <w:b/>
          <w:bCs/>
          <w:color w:val="273239"/>
          <w:spacing w:val="2"/>
        </w:rPr>
      </w:pPr>
      <w:r w:rsidRPr="005E3D89">
        <w:rPr>
          <w:b/>
          <w:bCs/>
          <w:color w:val="273239"/>
          <w:spacing w:val="2"/>
        </w:rPr>
        <w:t>Basic Vim commands</w:t>
      </w:r>
    </w:p>
    <w:p w:rsidRPr="005E3D89" w:rsidR="005E3D89" w:rsidP="00277988" w:rsidRDefault="005E3D89" w14:paraId="6B2B9E74" w14:textId="34331C38">
      <w:pPr>
        <w:pStyle w:val="NormalWeb"/>
        <w:numPr>
          <w:ilvl w:val="0"/>
          <w:numId w:val="92"/>
        </w:numPr>
        <w:shd w:val="clear" w:color="auto" w:fill="FFFFFF"/>
        <w:spacing w:after="150"/>
        <w:textAlignment w:val="baseline"/>
        <w:rPr>
          <w:color w:val="273239"/>
          <w:spacing w:val="2"/>
        </w:rPr>
      </w:pPr>
      <w:r w:rsidRPr="005E3D89">
        <w:rPr>
          <w:color w:val="273239"/>
          <w:spacing w:val="2"/>
          <w:lang w:val="en-US"/>
        </w:rPr>
        <w:t>w</w:t>
      </w:r>
      <w:r>
        <w:rPr>
          <w:color w:val="273239"/>
          <w:spacing w:val="2"/>
          <w:lang w:val="en-US"/>
        </w:rPr>
        <w:t>:</w:t>
      </w:r>
      <w:r w:rsidR="002D7507">
        <w:rPr>
          <w:color w:val="273239"/>
          <w:spacing w:val="2"/>
          <w:lang w:val="en-US"/>
        </w:rPr>
        <w:t xml:space="preserve"> </w:t>
      </w:r>
      <w:r w:rsidRPr="005E3D89">
        <w:rPr>
          <w:color w:val="273239"/>
          <w:spacing w:val="2"/>
          <w:lang w:val="en-US"/>
        </w:rPr>
        <w:t xml:space="preserve">Write the current file </w:t>
      </w:r>
    </w:p>
    <w:p w:rsidRPr="005E3D89" w:rsidR="005E3D89" w:rsidP="00277988" w:rsidRDefault="005E3D89" w14:paraId="036AC619" w14:textId="6D66BBF9">
      <w:pPr>
        <w:pStyle w:val="NormalWeb"/>
        <w:numPr>
          <w:ilvl w:val="0"/>
          <w:numId w:val="92"/>
        </w:numPr>
        <w:shd w:val="clear" w:color="auto" w:fill="FFFFFF"/>
        <w:spacing w:after="150"/>
        <w:textAlignment w:val="baseline"/>
        <w:rPr>
          <w:color w:val="273239"/>
          <w:spacing w:val="2"/>
        </w:rPr>
      </w:pPr>
      <w:proofErr w:type="spellStart"/>
      <w:r w:rsidRPr="005E3D89">
        <w:rPr>
          <w:color w:val="273239"/>
          <w:spacing w:val="2"/>
          <w:lang w:val="en-US"/>
        </w:rPr>
        <w:t>wq</w:t>
      </w:r>
      <w:proofErr w:type="spellEnd"/>
      <w:r w:rsidR="002D7507">
        <w:rPr>
          <w:color w:val="273239"/>
          <w:spacing w:val="2"/>
          <w:lang w:val="en-US"/>
        </w:rPr>
        <w:t xml:space="preserve">: </w:t>
      </w:r>
      <w:r w:rsidRPr="005E3D89">
        <w:rPr>
          <w:color w:val="273239"/>
          <w:spacing w:val="2"/>
          <w:lang w:val="en-US"/>
        </w:rPr>
        <w:t>Write the current file and exit.</w:t>
      </w:r>
    </w:p>
    <w:p w:rsidRPr="005E3D89" w:rsidR="005E3D89" w:rsidP="00277988" w:rsidRDefault="005E3D89" w14:paraId="323E6D99" w14:textId="7805BF68">
      <w:pPr>
        <w:pStyle w:val="NormalWeb"/>
        <w:numPr>
          <w:ilvl w:val="0"/>
          <w:numId w:val="92"/>
        </w:numPr>
        <w:shd w:val="clear" w:color="auto" w:fill="FFFFFF"/>
        <w:spacing w:after="150"/>
        <w:textAlignment w:val="baseline"/>
        <w:rPr>
          <w:color w:val="273239"/>
          <w:spacing w:val="2"/>
        </w:rPr>
      </w:pPr>
      <w:proofErr w:type="gramStart"/>
      <w:r w:rsidRPr="005E3D89">
        <w:rPr>
          <w:color w:val="273239"/>
          <w:spacing w:val="2"/>
          <w:lang w:val="en-US"/>
        </w:rPr>
        <w:t>:q!</w:t>
      </w:r>
      <w:r w:rsidR="002D7507">
        <w:rPr>
          <w:color w:val="273239"/>
          <w:spacing w:val="2"/>
          <w:lang w:val="en-US"/>
        </w:rPr>
        <w:t>:</w:t>
      </w:r>
      <w:proofErr w:type="gramEnd"/>
      <w:r w:rsidRPr="005E3D89">
        <w:rPr>
          <w:color w:val="273239"/>
          <w:spacing w:val="2"/>
          <w:lang w:val="en-US"/>
        </w:rPr>
        <w:t xml:space="preserve"> Quit without writing</w:t>
      </w:r>
    </w:p>
    <w:p w:rsidRPr="005E3D89" w:rsidR="005E3D89" w:rsidP="00277988" w:rsidRDefault="002D7507" w14:paraId="1FFF491F" w14:textId="74E1F2A1">
      <w:pPr>
        <w:pStyle w:val="NormalWeb"/>
        <w:numPr>
          <w:ilvl w:val="0"/>
          <w:numId w:val="92"/>
        </w:numPr>
        <w:shd w:val="clear" w:color="auto" w:fill="FFFFFF"/>
        <w:spacing w:after="150"/>
        <w:textAlignment w:val="baseline"/>
        <w:rPr>
          <w:color w:val="273239"/>
          <w:spacing w:val="2"/>
        </w:rPr>
      </w:pPr>
      <w:proofErr w:type="spellStart"/>
      <w:r w:rsidRPr="005E3D89">
        <w:rPr>
          <w:color w:val="273239"/>
          <w:spacing w:val="2"/>
          <w:lang w:val="en-US"/>
        </w:rPr>
        <w:t>i</w:t>
      </w:r>
      <w:proofErr w:type="spellEnd"/>
      <w:r w:rsidRPr="005E3D89">
        <w:rPr>
          <w:color w:val="273239"/>
          <w:spacing w:val="2"/>
          <w:lang w:val="en-US"/>
        </w:rPr>
        <w:t xml:space="preserve"> or a</w:t>
      </w:r>
      <w:r>
        <w:rPr>
          <w:color w:val="273239"/>
          <w:spacing w:val="2"/>
          <w:lang w:val="en-US"/>
        </w:rPr>
        <w:t xml:space="preserve">: </w:t>
      </w:r>
      <w:r w:rsidRPr="005E3D89" w:rsidR="005E3D89">
        <w:rPr>
          <w:color w:val="273239"/>
          <w:spacing w:val="2"/>
          <w:lang w:val="en-US"/>
        </w:rPr>
        <w:t>To change into insert mode</w:t>
      </w:r>
    </w:p>
    <w:p w:rsidRPr="005E3D89" w:rsidR="005E3D89" w:rsidP="00277988" w:rsidRDefault="001C067E" w14:paraId="1FA4E921" w14:textId="364432DE">
      <w:pPr>
        <w:pStyle w:val="NormalWeb"/>
        <w:numPr>
          <w:ilvl w:val="0"/>
          <w:numId w:val="92"/>
        </w:numPr>
        <w:shd w:val="clear" w:color="auto" w:fill="FFFFFF"/>
        <w:spacing w:after="150"/>
        <w:textAlignment w:val="baseline"/>
        <w:rPr>
          <w:color w:val="273239"/>
          <w:spacing w:val="2"/>
        </w:rPr>
      </w:pPr>
      <w:r>
        <w:rPr>
          <w:color w:val="273239"/>
          <w:spacing w:val="2"/>
          <w:lang w:val="en-US"/>
        </w:rPr>
        <w:t>esc button: T</w:t>
      </w:r>
      <w:r w:rsidRPr="005E3D89" w:rsidR="005E3D89">
        <w:rPr>
          <w:color w:val="273239"/>
          <w:spacing w:val="2"/>
          <w:lang w:val="en-US"/>
        </w:rPr>
        <w:t>o exit</w:t>
      </w:r>
      <w:r>
        <w:rPr>
          <w:color w:val="273239"/>
          <w:spacing w:val="2"/>
          <w:lang w:val="en-US"/>
        </w:rPr>
        <w:t xml:space="preserve"> the mode</w:t>
      </w:r>
    </w:p>
    <w:p w:rsidRPr="005E3D89" w:rsidR="005E3D89" w:rsidP="00277988" w:rsidRDefault="0096649A" w14:paraId="149059AD" w14:textId="7BDC316D">
      <w:pPr>
        <w:pStyle w:val="NormalWeb"/>
        <w:numPr>
          <w:ilvl w:val="0"/>
          <w:numId w:val="92"/>
        </w:numPr>
        <w:shd w:val="clear" w:color="auto" w:fill="FFFFFF"/>
        <w:spacing w:after="150"/>
        <w:textAlignment w:val="baseline"/>
        <w:rPr>
          <w:color w:val="273239"/>
          <w:spacing w:val="2"/>
        </w:rPr>
      </w:pPr>
      <w:r>
        <w:rPr>
          <w:color w:val="273239"/>
          <w:spacing w:val="2"/>
          <w:lang w:val="en-US"/>
        </w:rPr>
        <w:t xml:space="preserve">N: </w:t>
      </w:r>
      <w:r w:rsidRPr="005E3D89" w:rsidR="005E3D89">
        <w:rPr>
          <w:color w:val="273239"/>
          <w:spacing w:val="2"/>
          <w:lang w:val="en-US"/>
        </w:rPr>
        <w:t>search forward /, repeat the search backwards</w:t>
      </w:r>
    </w:p>
    <w:p w:rsidRPr="005E3D89" w:rsidR="005E3D89" w:rsidP="00277988" w:rsidRDefault="005E3D89" w14:paraId="00CD0EA7" w14:textId="77777777">
      <w:pPr>
        <w:pStyle w:val="NormalWeb"/>
        <w:numPr>
          <w:ilvl w:val="0"/>
          <w:numId w:val="92"/>
        </w:numPr>
        <w:shd w:val="clear" w:color="auto" w:fill="FFFFFF"/>
        <w:spacing w:before="0" w:beforeAutospacing="0" w:after="0" w:afterAutospacing="0"/>
        <w:textAlignment w:val="baseline"/>
        <w:rPr>
          <w:color w:val="273239"/>
          <w:spacing w:val="2"/>
        </w:rPr>
      </w:pPr>
      <w:r w:rsidRPr="005E3D89">
        <w:rPr>
          <w:color w:val="273239"/>
          <w:spacing w:val="2"/>
          <w:lang w:val="en-US"/>
        </w:rPr>
        <w:t xml:space="preserve">Basic movement: </w:t>
      </w:r>
    </w:p>
    <w:p w:rsidRPr="005E3D89" w:rsidR="005E3D89" w:rsidP="0096649A" w:rsidRDefault="005E3D89" w14:paraId="55B7D71C" w14:textId="77777777">
      <w:pPr>
        <w:pStyle w:val="NormalWeb"/>
        <w:shd w:val="clear" w:color="auto" w:fill="FFFFFF"/>
        <w:spacing w:before="0" w:beforeAutospacing="0" w:after="0" w:afterAutospacing="0"/>
        <w:ind w:left="720"/>
        <w:textAlignment w:val="baseline"/>
        <w:rPr>
          <w:color w:val="273239"/>
          <w:spacing w:val="2"/>
        </w:rPr>
      </w:pPr>
      <w:r w:rsidRPr="005E3D89">
        <w:rPr>
          <w:color w:val="273239"/>
          <w:spacing w:val="2"/>
          <w:lang w:val="en-US"/>
        </w:rPr>
        <w:t xml:space="preserve">h l k j </w:t>
      </w:r>
      <w:r w:rsidRPr="005E3D89">
        <w:rPr>
          <w:color w:val="273239"/>
          <w:spacing w:val="2"/>
          <w:lang w:val="en-US"/>
        </w:rPr>
        <w:tab/>
      </w:r>
      <w:r w:rsidRPr="005E3D89">
        <w:rPr>
          <w:color w:val="273239"/>
          <w:spacing w:val="2"/>
          <w:lang w:val="en-US"/>
        </w:rPr>
        <w:t>character left, right; line up, down (also arrow keys)</w:t>
      </w:r>
    </w:p>
    <w:p w:rsidRPr="005E3D89" w:rsidR="005E3D89" w:rsidP="0096649A" w:rsidRDefault="005E3D89" w14:paraId="08C44117" w14:textId="77777777">
      <w:pPr>
        <w:pStyle w:val="NormalWeb"/>
        <w:shd w:val="clear" w:color="auto" w:fill="FFFFFF"/>
        <w:spacing w:before="0" w:beforeAutospacing="0" w:after="0" w:afterAutospacing="0"/>
        <w:ind w:left="720"/>
        <w:textAlignment w:val="baseline"/>
        <w:rPr>
          <w:color w:val="273239"/>
          <w:spacing w:val="2"/>
        </w:rPr>
      </w:pPr>
      <w:r w:rsidRPr="005E3D89">
        <w:rPr>
          <w:color w:val="273239"/>
          <w:spacing w:val="2"/>
          <w:lang w:val="en-US"/>
        </w:rPr>
        <w:t xml:space="preserve">b w </w:t>
      </w:r>
      <w:r w:rsidRPr="005E3D89">
        <w:rPr>
          <w:color w:val="273239"/>
          <w:spacing w:val="2"/>
          <w:lang w:val="en-US"/>
        </w:rPr>
        <w:tab/>
      </w:r>
      <w:r w:rsidRPr="005E3D89">
        <w:rPr>
          <w:color w:val="273239"/>
          <w:spacing w:val="2"/>
          <w:lang w:val="en-US"/>
        </w:rPr>
        <w:t xml:space="preserve">word/token left, right </w:t>
      </w:r>
    </w:p>
    <w:p w:rsidRPr="005E3D89" w:rsidR="005E3D89" w:rsidP="0096649A" w:rsidRDefault="005E3D89" w14:paraId="6C01CE38" w14:textId="77777777">
      <w:pPr>
        <w:pStyle w:val="NormalWeb"/>
        <w:shd w:val="clear" w:color="auto" w:fill="FFFFFF"/>
        <w:spacing w:before="0" w:beforeAutospacing="0" w:after="0" w:afterAutospacing="0"/>
        <w:ind w:left="720"/>
        <w:textAlignment w:val="baseline"/>
        <w:rPr>
          <w:color w:val="273239"/>
          <w:spacing w:val="2"/>
        </w:rPr>
      </w:pPr>
      <w:proofErr w:type="spellStart"/>
      <w:r w:rsidRPr="005E3D89">
        <w:rPr>
          <w:color w:val="273239"/>
          <w:spacing w:val="2"/>
          <w:lang w:val="en-US"/>
        </w:rPr>
        <w:t>ge</w:t>
      </w:r>
      <w:proofErr w:type="spellEnd"/>
      <w:r w:rsidRPr="005E3D89">
        <w:rPr>
          <w:color w:val="273239"/>
          <w:spacing w:val="2"/>
          <w:lang w:val="en-US"/>
        </w:rPr>
        <w:t xml:space="preserve"> e </w:t>
      </w:r>
      <w:r w:rsidRPr="005E3D89">
        <w:rPr>
          <w:color w:val="273239"/>
          <w:spacing w:val="2"/>
          <w:lang w:val="en-US"/>
        </w:rPr>
        <w:tab/>
      </w:r>
      <w:r w:rsidRPr="005E3D89">
        <w:rPr>
          <w:color w:val="273239"/>
          <w:spacing w:val="2"/>
          <w:lang w:val="en-US"/>
        </w:rPr>
        <w:t>end of word/token left, right</w:t>
      </w:r>
    </w:p>
    <w:p w:rsidRPr="005E3D89" w:rsidR="005E3D89" w:rsidP="0096649A" w:rsidRDefault="005E3D89" w14:paraId="1C512365" w14:textId="77777777">
      <w:pPr>
        <w:pStyle w:val="NormalWeb"/>
        <w:shd w:val="clear" w:color="auto" w:fill="FFFFFF"/>
        <w:spacing w:before="0" w:beforeAutospacing="0" w:after="0" w:afterAutospacing="0"/>
        <w:ind w:left="720"/>
        <w:textAlignment w:val="baseline"/>
        <w:rPr>
          <w:color w:val="273239"/>
          <w:spacing w:val="2"/>
        </w:rPr>
      </w:pPr>
      <w:r w:rsidRPr="005E3D89">
        <w:rPr>
          <w:color w:val="273239"/>
          <w:spacing w:val="2"/>
          <w:lang w:val="en-US"/>
        </w:rPr>
        <w:t>0 $</w:t>
      </w:r>
      <w:r w:rsidRPr="005E3D89">
        <w:rPr>
          <w:color w:val="273239"/>
          <w:spacing w:val="2"/>
          <w:lang w:val="en-US"/>
        </w:rPr>
        <w:tab/>
      </w:r>
      <w:r w:rsidRPr="005E3D89">
        <w:rPr>
          <w:color w:val="273239"/>
          <w:spacing w:val="2"/>
          <w:lang w:val="en-US"/>
        </w:rPr>
        <w:t>jump to first/last character on the line</w:t>
      </w:r>
    </w:p>
    <w:p w:rsidRPr="005E3D89" w:rsidR="005E3D89" w:rsidP="00277988" w:rsidRDefault="005E3D89" w14:paraId="6FC7A6A4" w14:textId="77777777">
      <w:pPr>
        <w:pStyle w:val="NormalWeb"/>
        <w:numPr>
          <w:ilvl w:val="0"/>
          <w:numId w:val="92"/>
        </w:numPr>
        <w:shd w:val="clear" w:color="auto" w:fill="FFFFFF"/>
        <w:spacing w:before="0" w:beforeAutospacing="0" w:after="0" w:afterAutospacing="0"/>
        <w:textAlignment w:val="baseline"/>
        <w:rPr>
          <w:color w:val="273239"/>
          <w:spacing w:val="2"/>
        </w:rPr>
      </w:pPr>
      <w:r w:rsidRPr="005E3D89">
        <w:rPr>
          <w:color w:val="273239"/>
          <w:spacing w:val="2"/>
          <w:lang w:val="en-US"/>
        </w:rPr>
        <w:t>x</w:t>
      </w:r>
      <w:r w:rsidRPr="005E3D89">
        <w:rPr>
          <w:color w:val="273239"/>
          <w:spacing w:val="2"/>
          <w:lang w:val="en-US"/>
        </w:rPr>
        <w:tab/>
      </w:r>
      <w:proofErr w:type="gramStart"/>
      <w:r w:rsidRPr="005E3D89">
        <w:rPr>
          <w:color w:val="273239"/>
          <w:spacing w:val="2"/>
          <w:lang w:val="en-US"/>
        </w:rPr>
        <w:t>delete</w:t>
      </w:r>
      <w:proofErr w:type="gramEnd"/>
    </w:p>
    <w:p w:rsidRPr="00277988" w:rsidR="00A302B5" w:rsidP="00277988" w:rsidRDefault="005E3D89" w14:paraId="18B1EF48" w14:textId="5950D052">
      <w:pPr>
        <w:pStyle w:val="NormalWeb"/>
        <w:numPr>
          <w:ilvl w:val="0"/>
          <w:numId w:val="92"/>
        </w:numPr>
        <w:shd w:val="clear" w:color="auto" w:fill="FFFFFF"/>
        <w:spacing w:before="0" w:beforeAutospacing="0" w:after="0" w:afterAutospacing="0"/>
        <w:textAlignment w:val="baseline"/>
        <w:rPr>
          <w:color w:val="273239"/>
          <w:spacing w:val="2"/>
        </w:rPr>
      </w:pPr>
      <w:r w:rsidRPr="005E3D89">
        <w:rPr>
          <w:color w:val="273239"/>
          <w:spacing w:val="2"/>
          <w:lang w:val="en-US"/>
        </w:rPr>
        <w:t xml:space="preserve">u </w:t>
      </w:r>
      <w:r w:rsidRPr="005E3D89">
        <w:rPr>
          <w:color w:val="273239"/>
          <w:spacing w:val="2"/>
          <w:lang w:val="en-US"/>
        </w:rPr>
        <w:tab/>
      </w:r>
      <w:r w:rsidRPr="005E3D89">
        <w:rPr>
          <w:color w:val="273239"/>
          <w:spacing w:val="2"/>
          <w:lang w:val="en-US"/>
        </w:rPr>
        <w:t>undo</w:t>
      </w:r>
    </w:p>
    <w:p w:rsidR="00277988" w:rsidP="00277988" w:rsidRDefault="00277988" w14:paraId="4A5326A7" w14:textId="77777777">
      <w:pPr>
        <w:pStyle w:val="NormalWeb"/>
        <w:shd w:val="clear" w:color="auto" w:fill="FFFFFF"/>
        <w:spacing w:before="0" w:beforeAutospacing="0" w:after="0" w:afterAutospacing="0"/>
        <w:ind w:left="720"/>
        <w:textAlignment w:val="baseline"/>
        <w:rPr>
          <w:color w:val="273239"/>
          <w:spacing w:val="2"/>
          <w:lang w:val="en-US"/>
        </w:rPr>
      </w:pPr>
    </w:p>
    <w:p w:rsidR="00277988" w:rsidP="00277988" w:rsidRDefault="00277988" w14:paraId="304599B8" w14:textId="77777777">
      <w:pPr>
        <w:pStyle w:val="NormalWeb"/>
        <w:shd w:val="clear" w:color="auto" w:fill="FFFFFF"/>
        <w:spacing w:before="0" w:beforeAutospacing="0" w:after="0" w:afterAutospacing="0"/>
        <w:ind w:left="720"/>
        <w:textAlignment w:val="baseline"/>
        <w:rPr>
          <w:color w:val="273239"/>
          <w:spacing w:val="2"/>
        </w:rPr>
      </w:pPr>
    </w:p>
    <w:p w:rsidRPr="001169AB" w:rsidR="0090223A" w:rsidP="003F1569" w:rsidRDefault="0090223A" w14:paraId="5AD378DF" w14:textId="77777777">
      <w:pPr>
        <w:pStyle w:val="ListParagraph"/>
        <w:numPr>
          <w:ilvl w:val="0"/>
          <w:numId w:val="76"/>
        </w:numPr>
        <w:rPr>
          <w:rFonts w:ascii="Times New Roman" w:hAnsi="Times New Roman" w:cs="Times New Roman"/>
          <w:b/>
          <w:bCs/>
          <w:sz w:val="24"/>
          <w:szCs w:val="24"/>
        </w:rPr>
      </w:pPr>
      <w:r w:rsidRPr="001169AB">
        <w:rPr>
          <w:rFonts w:ascii="Times New Roman" w:hAnsi="Times New Roman" w:cs="Times New Roman"/>
          <w:b/>
          <w:bCs/>
          <w:sz w:val="24"/>
          <w:szCs w:val="24"/>
        </w:rPr>
        <w:t>Symbolic links</w:t>
      </w:r>
    </w:p>
    <w:p w:rsidR="0090223A" w:rsidP="0090223A" w:rsidRDefault="0090223A" w14:paraId="7DD0F56C" w14:textId="77777777">
      <w:pPr>
        <w:rPr>
          <w:rFonts w:ascii="Times New Roman" w:hAnsi="Times New Roman" w:cs="Times New Roman"/>
          <w:sz w:val="24"/>
          <w:szCs w:val="24"/>
        </w:rPr>
      </w:pPr>
      <w:r w:rsidRPr="004D24EB">
        <w:rPr>
          <w:rFonts w:ascii="Times New Roman" w:hAnsi="Times New Roman" w:cs="Times New Roman"/>
          <w:sz w:val="24"/>
          <w:szCs w:val="24"/>
        </w:rPr>
        <w:t xml:space="preserve">Symbolic links (also known as </w:t>
      </w:r>
      <w:proofErr w:type="spellStart"/>
      <w:r w:rsidRPr="004D24EB">
        <w:rPr>
          <w:rFonts w:ascii="Times New Roman" w:hAnsi="Times New Roman" w:cs="Times New Roman"/>
          <w:sz w:val="24"/>
          <w:szCs w:val="24"/>
        </w:rPr>
        <w:t>symlinks</w:t>
      </w:r>
      <w:proofErr w:type="spellEnd"/>
      <w:r w:rsidRPr="004D24EB">
        <w:rPr>
          <w:rFonts w:ascii="Times New Roman" w:hAnsi="Times New Roman" w:cs="Times New Roman"/>
          <w:sz w:val="24"/>
          <w:szCs w:val="24"/>
        </w:rPr>
        <w:t xml:space="preserve"> or soft links) in Linux are a type of file that points to another file or directory. They are </w:t>
      </w:r>
      <w:proofErr w:type="gramStart"/>
      <w:r w:rsidRPr="004D24EB">
        <w:rPr>
          <w:rFonts w:ascii="Times New Roman" w:hAnsi="Times New Roman" w:cs="Times New Roman"/>
          <w:sz w:val="24"/>
          <w:szCs w:val="24"/>
        </w:rPr>
        <w:t>similar to</w:t>
      </w:r>
      <w:proofErr w:type="gramEnd"/>
      <w:r w:rsidRPr="004D24EB">
        <w:rPr>
          <w:rFonts w:ascii="Times New Roman" w:hAnsi="Times New Roman" w:cs="Times New Roman"/>
          <w:sz w:val="24"/>
          <w:szCs w:val="24"/>
        </w:rPr>
        <w:t xml:space="preserve"> shortcuts in Windows. </w:t>
      </w:r>
      <w:proofErr w:type="spellStart"/>
      <w:r w:rsidRPr="004D24EB">
        <w:rPr>
          <w:rFonts w:ascii="Times New Roman" w:hAnsi="Times New Roman" w:cs="Times New Roman"/>
          <w:sz w:val="24"/>
          <w:szCs w:val="24"/>
        </w:rPr>
        <w:t>Symlinks</w:t>
      </w:r>
      <w:proofErr w:type="spellEnd"/>
      <w:r w:rsidRPr="004D24EB">
        <w:rPr>
          <w:rFonts w:ascii="Times New Roman" w:hAnsi="Times New Roman" w:cs="Times New Roman"/>
          <w:sz w:val="24"/>
          <w:szCs w:val="24"/>
        </w:rPr>
        <w:t xml:space="preserve"> can be used to create convenient ways to access files and directories without duplicating data.</w:t>
      </w:r>
    </w:p>
    <w:p w:rsidRPr="004D24EB" w:rsidR="0090223A" w:rsidP="0090223A" w:rsidRDefault="0090223A" w14:paraId="54643E73" w14:textId="77777777">
      <w:pPr>
        <w:rPr>
          <w:rFonts w:ascii="Times New Roman" w:hAnsi="Times New Roman" w:cs="Times New Roman"/>
          <w:b/>
          <w:bCs/>
          <w:sz w:val="24"/>
          <w:szCs w:val="24"/>
        </w:rPr>
      </w:pPr>
      <w:r w:rsidRPr="004D24EB">
        <w:rPr>
          <w:rFonts w:ascii="Times New Roman" w:hAnsi="Times New Roman" w:cs="Times New Roman"/>
          <w:b/>
          <w:bCs/>
          <w:sz w:val="24"/>
          <w:szCs w:val="24"/>
        </w:rPr>
        <w:t>Creating Symbolic Links</w:t>
      </w:r>
    </w:p>
    <w:p w:rsidRPr="004D24EB" w:rsidR="0090223A" w:rsidP="0090223A" w:rsidRDefault="0090223A" w14:paraId="24BC9254" w14:textId="77777777">
      <w:pPr>
        <w:rPr>
          <w:rFonts w:ascii="Times New Roman" w:hAnsi="Times New Roman" w:cs="Times New Roman"/>
          <w:sz w:val="24"/>
          <w:szCs w:val="24"/>
        </w:rPr>
      </w:pPr>
      <w:r w:rsidRPr="004D24EB">
        <w:rPr>
          <w:rFonts w:ascii="Times New Roman" w:hAnsi="Times New Roman" w:cs="Times New Roman"/>
          <w:sz w:val="24"/>
          <w:szCs w:val="24"/>
        </w:rPr>
        <w:t>To create a symbolic link, you use the ln command with the -s option. The syntax is:</w:t>
      </w:r>
    </w:p>
    <w:p w:rsidR="0090223A" w:rsidP="0090223A" w:rsidRDefault="0090223A" w14:paraId="71465E1B" w14:textId="77777777">
      <w:pPr>
        <w:rPr>
          <w:rFonts w:ascii="Times New Roman" w:hAnsi="Times New Roman" w:cs="Times New Roman"/>
          <w:sz w:val="24"/>
          <w:szCs w:val="24"/>
        </w:rPr>
      </w:pPr>
      <w:r w:rsidRPr="004D24EB">
        <w:rPr>
          <w:rFonts w:ascii="Times New Roman" w:hAnsi="Times New Roman" w:cs="Times New Roman"/>
          <w:sz w:val="24"/>
          <w:szCs w:val="24"/>
        </w:rPr>
        <w:t>ln -s [target] [</w:t>
      </w:r>
      <w:proofErr w:type="spellStart"/>
      <w:r w:rsidRPr="004D24EB">
        <w:rPr>
          <w:rFonts w:ascii="Times New Roman" w:hAnsi="Times New Roman" w:cs="Times New Roman"/>
          <w:sz w:val="24"/>
          <w:szCs w:val="24"/>
        </w:rPr>
        <w:t>link_name</w:t>
      </w:r>
      <w:proofErr w:type="spellEnd"/>
      <w:r w:rsidRPr="004D24EB">
        <w:rPr>
          <w:rFonts w:ascii="Times New Roman" w:hAnsi="Times New Roman" w:cs="Times New Roman"/>
          <w:sz w:val="24"/>
          <w:szCs w:val="24"/>
        </w:rPr>
        <w:t>]</w:t>
      </w:r>
    </w:p>
    <w:p w:rsidRPr="004D24EB" w:rsidR="0090223A" w:rsidP="003F1569" w:rsidRDefault="0090223A" w14:paraId="3395177D" w14:textId="77777777">
      <w:pPr>
        <w:numPr>
          <w:ilvl w:val="0"/>
          <w:numId w:val="16"/>
        </w:numPr>
        <w:rPr>
          <w:rFonts w:ascii="Times New Roman" w:hAnsi="Times New Roman" w:cs="Times New Roman"/>
          <w:sz w:val="24"/>
          <w:szCs w:val="24"/>
        </w:rPr>
      </w:pPr>
      <w:r w:rsidRPr="004D24EB">
        <w:rPr>
          <w:rFonts w:ascii="Times New Roman" w:hAnsi="Times New Roman" w:cs="Times New Roman"/>
          <w:b/>
          <w:bCs/>
          <w:sz w:val="24"/>
          <w:szCs w:val="24"/>
        </w:rPr>
        <w:t>target</w:t>
      </w:r>
      <w:r w:rsidRPr="004D24EB">
        <w:rPr>
          <w:rFonts w:ascii="Times New Roman" w:hAnsi="Times New Roman" w:cs="Times New Roman"/>
          <w:sz w:val="24"/>
          <w:szCs w:val="24"/>
        </w:rPr>
        <w:t>: The file or directory you want to link to.</w:t>
      </w:r>
    </w:p>
    <w:p w:rsidRPr="004D24EB" w:rsidR="0090223A" w:rsidP="003F1569" w:rsidRDefault="0090223A" w14:paraId="79B2DC9D" w14:textId="77777777">
      <w:pPr>
        <w:numPr>
          <w:ilvl w:val="0"/>
          <w:numId w:val="16"/>
        </w:numPr>
        <w:rPr>
          <w:rFonts w:ascii="Times New Roman" w:hAnsi="Times New Roman" w:cs="Times New Roman"/>
          <w:sz w:val="24"/>
          <w:szCs w:val="24"/>
        </w:rPr>
      </w:pPr>
      <w:proofErr w:type="spellStart"/>
      <w:r w:rsidRPr="004D24EB">
        <w:rPr>
          <w:rFonts w:ascii="Times New Roman" w:hAnsi="Times New Roman" w:cs="Times New Roman"/>
          <w:b/>
          <w:bCs/>
          <w:sz w:val="24"/>
          <w:szCs w:val="24"/>
        </w:rPr>
        <w:t>link_name</w:t>
      </w:r>
      <w:proofErr w:type="spellEnd"/>
      <w:r w:rsidRPr="004D24EB">
        <w:rPr>
          <w:rFonts w:ascii="Times New Roman" w:hAnsi="Times New Roman" w:cs="Times New Roman"/>
          <w:sz w:val="24"/>
          <w:szCs w:val="24"/>
        </w:rPr>
        <w:t>: The name of the symbolic link you are creating.</w:t>
      </w:r>
    </w:p>
    <w:p w:rsidRPr="004D24EB" w:rsidR="0090223A" w:rsidP="0090223A" w:rsidRDefault="0090223A" w14:paraId="5DC67ACE" w14:textId="77777777">
      <w:pPr>
        <w:rPr>
          <w:rFonts w:ascii="Times New Roman" w:hAnsi="Times New Roman" w:cs="Times New Roman"/>
          <w:sz w:val="24"/>
          <w:szCs w:val="24"/>
        </w:rPr>
      </w:pPr>
      <w:r w:rsidRPr="004D24EB">
        <w:rPr>
          <w:rFonts w:ascii="Times New Roman" w:hAnsi="Times New Roman" w:cs="Times New Roman"/>
          <w:sz w:val="24"/>
          <w:szCs w:val="24"/>
        </w:rPr>
        <w:t xml:space="preserve">For example, to create a symbolic link named </w:t>
      </w:r>
      <w:proofErr w:type="spellStart"/>
      <w:r w:rsidRPr="004D24EB">
        <w:rPr>
          <w:rFonts w:ascii="Times New Roman" w:hAnsi="Times New Roman" w:cs="Times New Roman"/>
          <w:sz w:val="24"/>
          <w:szCs w:val="24"/>
        </w:rPr>
        <w:t>mylink</w:t>
      </w:r>
      <w:proofErr w:type="spellEnd"/>
      <w:r w:rsidRPr="004D24EB">
        <w:rPr>
          <w:rFonts w:ascii="Times New Roman" w:hAnsi="Times New Roman" w:cs="Times New Roman"/>
          <w:sz w:val="24"/>
          <w:szCs w:val="24"/>
        </w:rPr>
        <w:t xml:space="preserve"> pointing to a file named myfile.txt, you would use:</w:t>
      </w:r>
    </w:p>
    <w:p w:rsidR="0090223A" w:rsidP="0090223A" w:rsidRDefault="0090223A" w14:paraId="22620FC6" w14:textId="77777777">
      <w:pPr>
        <w:rPr>
          <w:rFonts w:ascii="Times New Roman" w:hAnsi="Times New Roman" w:cs="Times New Roman"/>
          <w:sz w:val="24"/>
          <w:szCs w:val="24"/>
        </w:rPr>
      </w:pPr>
      <w:r w:rsidRPr="004D24EB">
        <w:rPr>
          <w:rFonts w:ascii="Times New Roman" w:hAnsi="Times New Roman" w:cs="Times New Roman"/>
          <w:sz w:val="24"/>
          <w:szCs w:val="24"/>
        </w:rPr>
        <w:t xml:space="preserve">ln -s myfile.txt </w:t>
      </w:r>
      <w:proofErr w:type="spellStart"/>
      <w:r w:rsidRPr="004D24EB">
        <w:rPr>
          <w:rFonts w:ascii="Times New Roman" w:hAnsi="Times New Roman" w:cs="Times New Roman"/>
          <w:sz w:val="24"/>
          <w:szCs w:val="24"/>
        </w:rPr>
        <w:t>mylink</w:t>
      </w:r>
      <w:proofErr w:type="spellEnd"/>
    </w:p>
    <w:p w:rsidR="0090223A" w:rsidP="0090223A" w:rsidRDefault="0090223A" w14:paraId="4B83D607" w14:textId="77777777">
      <w:pPr>
        <w:rPr>
          <w:rFonts w:ascii="Times New Roman" w:hAnsi="Times New Roman" w:cs="Times New Roman"/>
          <w:sz w:val="24"/>
          <w:szCs w:val="24"/>
        </w:rPr>
      </w:pPr>
    </w:p>
    <w:p w:rsidR="0090223A" w:rsidP="003F1569" w:rsidRDefault="0090223A" w14:paraId="1BB6A8CE" w14:textId="77777777">
      <w:pPr>
        <w:pStyle w:val="ListParagraph"/>
        <w:numPr>
          <w:ilvl w:val="0"/>
          <w:numId w:val="76"/>
        </w:numPr>
        <w:spacing w:after="0"/>
        <w:rPr>
          <w:rFonts w:ascii="Times New Roman" w:hAnsi="Times New Roman" w:cs="Times New Roman"/>
          <w:b/>
          <w:bCs/>
          <w:sz w:val="24"/>
          <w:szCs w:val="24"/>
        </w:rPr>
      </w:pPr>
      <w:r w:rsidRPr="00DC78C4">
        <w:rPr>
          <w:rFonts w:ascii="Times New Roman" w:hAnsi="Times New Roman" w:cs="Times New Roman"/>
          <w:b/>
          <w:bCs/>
          <w:sz w:val="24"/>
          <w:szCs w:val="24"/>
        </w:rPr>
        <w:t>File and directory permissions in Linux</w:t>
      </w:r>
    </w:p>
    <w:p w:rsidR="0090223A" w:rsidP="0090223A" w:rsidRDefault="0090223A" w14:paraId="4976ADA5" w14:textId="77777777">
      <w:pPr>
        <w:pStyle w:val="ListParagraph"/>
        <w:spacing w:after="0"/>
        <w:ind w:left="360"/>
        <w:rPr>
          <w:rFonts w:ascii="Times New Roman" w:hAnsi="Times New Roman" w:cs="Times New Roman"/>
          <w:sz w:val="24"/>
          <w:szCs w:val="24"/>
        </w:rPr>
      </w:pPr>
    </w:p>
    <w:p w:rsidRPr="00DC78C4" w:rsidR="0090223A" w:rsidP="0090223A" w:rsidRDefault="0090223A" w14:paraId="68F05F5E"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File and directory permissions in Linux determine who can read, write, and execute files and directories. These permissions are crucial for system security and proper user access control. Understanding how to view and modify these permissions is essential for any Linux user or administrator.</w:t>
      </w:r>
    </w:p>
    <w:p w:rsidRPr="00DC78C4" w:rsidR="0090223A" w:rsidP="0090223A" w:rsidRDefault="0090223A" w14:paraId="68877D7A"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Permission Types</w:t>
      </w:r>
    </w:p>
    <w:p w:rsidRPr="00DC78C4" w:rsidR="0090223A" w:rsidP="0090223A" w:rsidRDefault="0090223A" w14:paraId="30E5937A"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There are three types of permissions in Linux:</w:t>
      </w:r>
    </w:p>
    <w:p w:rsidRPr="00DC78C4" w:rsidR="0090223A" w:rsidP="003F1569" w:rsidRDefault="0090223A" w14:paraId="72578735" w14:textId="77777777">
      <w:pPr>
        <w:pStyle w:val="ListParagraph"/>
        <w:numPr>
          <w:ilvl w:val="0"/>
          <w:numId w:val="18"/>
        </w:numPr>
        <w:spacing w:after="0"/>
        <w:rPr>
          <w:rFonts w:ascii="Times New Roman" w:hAnsi="Times New Roman" w:cs="Times New Roman"/>
          <w:sz w:val="24"/>
          <w:szCs w:val="24"/>
        </w:rPr>
      </w:pPr>
      <w:r w:rsidRPr="00DC78C4">
        <w:rPr>
          <w:rFonts w:ascii="Times New Roman" w:hAnsi="Times New Roman" w:cs="Times New Roman"/>
          <w:b/>
          <w:bCs/>
          <w:sz w:val="24"/>
          <w:szCs w:val="24"/>
        </w:rPr>
        <w:t>Read (r)</w:t>
      </w:r>
      <w:r w:rsidRPr="00DC78C4">
        <w:rPr>
          <w:rFonts w:ascii="Times New Roman" w:hAnsi="Times New Roman" w:cs="Times New Roman"/>
          <w:sz w:val="24"/>
          <w:szCs w:val="24"/>
        </w:rPr>
        <w:t>: Permission to read the contents of a file or list the contents of a directory.</w:t>
      </w:r>
    </w:p>
    <w:p w:rsidRPr="00DC78C4" w:rsidR="0090223A" w:rsidP="003F1569" w:rsidRDefault="0090223A" w14:paraId="22EAFEEE" w14:textId="77777777">
      <w:pPr>
        <w:pStyle w:val="ListParagraph"/>
        <w:numPr>
          <w:ilvl w:val="0"/>
          <w:numId w:val="18"/>
        </w:numPr>
        <w:spacing w:after="0"/>
        <w:rPr>
          <w:rFonts w:ascii="Times New Roman" w:hAnsi="Times New Roman" w:cs="Times New Roman"/>
          <w:sz w:val="24"/>
          <w:szCs w:val="24"/>
        </w:rPr>
      </w:pPr>
      <w:r w:rsidRPr="00DC78C4">
        <w:rPr>
          <w:rFonts w:ascii="Times New Roman" w:hAnsi="Times New Roman" w:cs="Times New Roman"/>
          <w:b/>
          <w:bCs/>
          <w:sz w:val="24"/>
          <w:szCs w:val="24"/>
        </w:rPr>
        <w:t>Write (w)</w:t>
      </w:r>
      <w:r w:rsidRPr="00DC78C4">
        <w:rPr>
          <w:rFonts w:ascii="Times New Roman" w:hAnsi="Times New Roman" w:cs="Times New Roman"/>
          <w:sz w:val="24"/>
          <w:szCs w:val="24"/>
        </w:rPr>
        <w:t>: Permission to modify the contents of a file or directory.</w:t>
      </w:r>
    </w:p>
    <w:p w:rsidRPr="00DC78C4" w:rsidR="0090223A" w:rsidP="003F1569" w:rsidRDefault="0090223A" w14:paraId="2C42C1E9" w14:textId="77777777">
      <w:pPr>
        <w:pStyle w:val="ListParagraph"/>
        <w:numPr>
          <w:ilvl w:val="0"/>
          <w:numId w:val="18"/>
        </w:numPr>
        <w:spacing w:after="0"/>
        <w:rPr>
          <w:rFonts w:ascii="Times New Roman" w:hAnsi="Times New Roman" w:cs="Times New Roman"/>
          <w:sz w:val="24"/>
          <w:szCs w:val="24"/>
        </w:rPr>
      </w:pPr>
      <w:r w:rsidRPr="00DC78C4">
        <w:rPr>
          <w:rFonts w:ascii="Times New Roman" w:hAnsi="Times New Roman" w:cs="Times New Roman"/>
          <w:b/>
          <w:bCs/>
          <w:sz w:val="24"/>
          <w:szCs w:val="24"/>
        </w:rPr>
        <w:t>Execute (x)</w:t>
      </w:r>
      <w:r w:rsidRPr="00DC78C4">
        <w:rPr>
          <w:rFonts w:ascii="Times New Roman" w:hAnsi="Times New Roman" w:cs="Times New Roman"/>
          <w:sz w:val="24"/>
          <w:szCs w:val="24"/>
        </w:rPr>
        <w:t>: Permission to execute a file (if it is a script or binary) or traverse a directory.</w:t>
      </w:r>
    </w:p>
    <w:p w:rsidRPr="00DC78C4" w:rsidR="0090223A" w:rsidP="0090223A" w:rsidRDefault="0090223A" w14:paraId="1815CC22"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Permission Categories</w:t>
      </w:r>
    </w:p>
    <w:p w:rsidRPr="00DC78C4" w:rsidR="0090223A" w:rsidP="0090223A" w:rsidRDefault="0090223A" w14:paraId="1744E894"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Permissions are assigned to three categories of users:</w:t>
      </w:r>
    </w:p>
    <w:p w:rsidRPr="00DC78C4" w:rsidR="0090223A" w:rsidP="003F1569" w:rsidRDefault="0090223A" w14:paraId="499B4065" w14:textId="77777777">
      <w:pPr>
        <w:pStyle w:val="ListParagraph"/>
        <w:numPr>
          <w:ilvl w:val="0"/>
          <w:numId w:val="19"/>
        </w:numPr>
        <w:spacing w:after="0"/>
        <w:rPr>
          <w:rFonts w:ascii="Times New Roman" w:hAnsi="Times New Roman" w:cs="Times New Roman"/>
          <w:sz w:val="24"/>
          <w:szCs w:val="24"/>
        </w:rPr>
      </w:pPr>
      <w:r w:rsidRPr="00DC78C4">
        <w:rPr>
          <w:rFonts w:ascii="Times New Roman" w:hAnsi="Times New Roman" w:cs="Times New Roman"/>
          <w:b/>
          <w:bCs/>
          <w:sz w:val="24"/>
          <w:szCs w:val="24"/>
        </w:rPr>
        <w:t>Owner (u)</w:t>
      </w:r>
      <w:r w:rsidRPr="00DC78C4">
        <w:rPr>
          <w:rFonts w:ascii="Times New Roman" w:hAnsi="Times New Roman" w:cs="Times New Roman"/>
          <w:sz w:val="24"/>
          <w:szCs w:val="24"/>
        </w:rPr>
        <w:t>: The user who owns the file or directory.</w:t>
      </w:r>
    </w:p>
    <w:p w:rsidRPr="00DC78C4" w:rsidR="0090223A" w:rsidP="003F1569" w:rsidRDefault="0090223A" w14:paraId="6402393B" w14:textId="77777777">
      <w:pPr>
        <w:pStyle w:val="ListParagraph"/>
        <w:numPr>
          <w:ilvl w:val="0"/>
          <w:numId w:val="19"/>
        </w:numPr>
        <w:spacing w:after="0"/>
        <w:rPr>
          <w:rFonts w:ascii="Times New Roman" w:hAnsi="Times New Roman" w:cs="Times New Roman"/>
          <w:sz w:val="24"/>
          <w:szCs w:val="24"/>
        </w:rPr>
      </w:pPr>
      <w:r w:rsidRPr="00DC78C4">
        <w:rPr>
          <w:rFonts w:ascii="Times New Roman" w:hAnsi="Times New Roman" w:cs="Times New Roman"/>
          <w:b/>
          <w:bCs/>
          <w:sz w:val="24"/>
          <w:szCs w:val="24"/>
        </w:rPr>
        <w:t>Group (g)</w:t>
      </w:r>
      <w:r w:rsidRPr="00DC78C4">
        <w:rPr>
          <w:rFonts w:ascii="Times New Roman" w:hAnsi="Times New Roman" w:cs="Times New Roman"/>
          <w:sz w:val="24"/>
          <w:szCs w:val="24"/>
        </w:rPr>
        <w:t>: The group to which the file or directory belongs.</w:t>
      </w:r>
    </w:p>
    <w:p w:rsidR="0090223A" w:rsidP="003F1569" w:rsidRDefault="0090223A" w14:paraId="445A84C5" w14:textId="77777777">
      <w:pPr>
        <w:pStyle w:val="ListParagraph"/>
        <w:numPr>
          <w:ilvl w:val="0"/>
          <w:numId w:val="19"/>
        </w:numPr>
        <w:spacing w:after="0"/>
        <w:rPr>
          <w:rFonts w:ascii="Times New Roman" w:hAnsi="Times New Roman" w:cs="Times New Roman"/>
          <w:sz w:val="24"/>
          <w:szCs w:val="24"/>
        </w:rPr>
      </w:pPr>
      <w:r w:rsidRPr="00DC78C4">
        <w:rPr>
          <w:rFonts w:ascii="Times New Roman" w:hAnsi="Times New Roman" w:cs="Times New Roman"/>
          <w:b/>
          <w:bCs/>
          <w:sz w:val="24"/>
          <w:szCs w:val="24"/>
        </w:rPr>
        <w:t>Others (o)</w:t>
      </w:r>
      <w:r w:rsidRPr="00DC78C4">
        <w:rPr>
          <w:rFonts w:ascii="Times New Roman" w:hAnsi="Times New Roman" w:cs="Times New Roman"/>
          <w:sz w:val="24"/>
          <w:szCs w:val="24"/>
        </w:rPr>
        <w:t>: All other users.</w:t>
      </w:r>
    </w:p>
    <w:p w:rsidR="0090223A" w:rsidP="0090223A" w:rsidRDefault="0090223A" w14:paraId="5FA44877" w14:textId="77777777">
      <w:pPr>
        <w:pStyle w:val="ListParagraph"/>
        <w:spacing w:after="0"/>
        <w:rPr>
          <w:rFonts w:ascii="Times New Roman" w:hAnsi="Times New Roman" w:cs="Times New Roman"/>
          <w:b/>
          <w:bCs/>
          <w:sz w:val="24"/>
          <w:szCs w:val="24"/>
        </w:rPr>
      </w:pPr>
    </w:p>
    <w:p w:rsidRPr="00DC78C4" w:rsidR="0090223A" w:rsidP="0090223A" w:rsidRDefault="00871037" w14:paraId="3C7CE156" w14:textId="6A5C0FC4">
      <w:pPr>
        <w:pStyle w:val="ListParagraph"/>
        <w:spacing w:after="0"/>
        <w:rPr>
          <w:rFonts w:ascii="Times New Roman" w:hAnsi="Times New Roman" w:cs="Times New Roman"/>
          <w:sz w:val="24"/>
          <w:szCs w:val="24"/>
        </w:rPr>
      </w:pPr>
      <w:r w:rsidRPr="00871037">
        <w:rPr>
          <w:rFonts w:ascii="Times New Roman" w:hAnsi="Times New Roman" w:cs="Times New Roman"/>
          <w:noProof/>
          <w:sz w:val="24"/>
          <w:szCs w:val="24"/>
        </w:rPr>
        <w:drawing>
          <wp:inline distT="0" distB="0" distL="0" distR="0" wp14:anchorId="68D5CB0F" wp14:editId="4EB0FF3F">
            <wp:extent cx="4959605" cy="3302170"/>
            <wp:effectExtent l="0" t="0" r="0" b="0"/>
            <wp:docPr id="7830169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6954" name="Picture 1" descr="A diagram of a computer program&#10;&#10;Description automatically generated"/>
                    <pic:cNvPicPr/>
                  </pic:nvPicPr>
                  <pic:blipFill>
                    <a:blip r:embed="rId9"/>
                    <a:stretch>
                      <a:fillRect/>
                    </a:stretch>
                  </pic:blipFill>
                  <pic:spPr>
                    <a:xfrm>
                      <a:off x="0" y="0"/>
                      <a:ext cx="4959605" cy="3302170"/>
                    </a:xfrm>
                    <a:prstGeom prst="rect">
                      <a:avLst/>
                    </a:prstGeom>
                  </pic:spPr>
                </pic:pic>
              </a:graphicData>
            </a:graphic>
          </wp:inline>
        </w:drawing>
      </w:r>
    </w:p>
    <w:p w:rsidRPr="00DC78C4" w:rsidR="0090223A" w:rsidP="0090223A" w:rsidRDefault="0090223A" w14:paraId="1DDD6D7F"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Viewing Permissions</w:t>
      </w:r>
    </w:p>
    <w:p w:rsidRPr="00DC78C4" w:rsidR="0090223A" w:rsidP="0090223A" w:rsidRDefault="0090223A" w14:paraId="52BE5F07"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To view the permissions of files and directories, use the ls -l command. This command outputs something like: -</w:t>
      </w:r>
      <w:proofErr w:type="spellStart"/>
      <w:r w:rsidRPr="00DC78C4">
        <w:rPr>
          <w:rFonts w:ascii="Times New Roman" w:hAnsi="Times New Roman" w:cs="Times New Roman"/>
          <w:sz w:val="24"/>
          <w:szCs w:val="24"/>
        </w:rPr>
        <w:t>rwxr-xr</w:t>
      </w:r>
      <w:proofErr w:type="spellEnd"/>
      <w:r w:rsidRPr="00DC78C4">
        <w:rPr>
          <w:rFonts w:ascii="Times New Roman" w:hAnsi="Times New Roman" w:cs="Times New Roman"/>
          <w:sz w:val="24"/>
          <w:szCs w:val="24"/>
        </w:rPr>
        <w:t>—</w:t>
      </w:r>
    </w:p>
    <w:p w:rsidRPr="00DC78C4" w:rsidR="0090223A" w:rsidP="003F1569" w:rsidRDefault="0090223A" w14:paraId="6C506ABA" w14:textId="77777777">
      <w:pPr>
        <w:pStyle w:val="ListParagraph"/>
        <w:numPr>
          <w:ilvl w:val="0"/>
          <w:numId w:val="20"/>
        </w:numPr>
        <w:spacing w:after="0"/>
        <w:rPr>
          <w:rFonts w:ascii="Times New Roman" w:hAnsi="Times New Roman" w:cs="Times New Roman"/>
          <w:sz w:val="24"/>
          <w:szCs w:val="24"/>
        </w:rPr>
      </w:pPr>
      <w:r w:rsidRPr="00DC78C4">
        <w:rPr>
          <w:rFonts w:ascii="Times New Roman" w:hAnsi="Times New Roman" w:cs="Times New Roman"/>
          <w:b/>
          <w:bCs/>
          <w:sz w:val="24"/>
          <w:szCs w:val="24"/>
        </w:rPr>
        <w:t>First character</w:t>
      </w:r>
      <w:r w:rsidRPr="00DC78C4">
        <w:rPr>
          <w:rFonts w:ascii="Times New Roman" w:hAnsi="Times New Roman" w:cs="Times New Roman"/>
          <w:sz w:val="24"/>
          <w:szCs w:val="24"/>
        </w:rPr>
        <w:t xml:space="preserve">: File type (- for regular file, d for directory, l for </w:t>
      </w:r>
      <w:proofErr w:type="spellStart"/>
      <w:r w:rsidRPr="00DC78C4">
        <w:rPr>
          <w:rFonts w:ascii="Times New Roman" w:hAnsi="Times New Roman" w:cs="Times New Roman"/>
          <w:sz w:val="24"/>
          <w:szCs w:val="24"/>
        </w:rPr>
        <w:t>symlink</w:t>
      </w:r>
      <w:proofErr w:type="spellEnd"/>
      <w:r w:rsidRPr="00DC78C4">
        <w:rPr>
          <w:rFonts w:ascii="Times New Roman" w:hAnsi="Times New Roman" w:cs="Times New Roman"/>
          <w:sz w:val="24"/>
          <w:szCs w:val="24"/>
        </w:rPr>
        <w:t>, etc.).</w:t>
      </w:r>
    </w:p>
    <w:p w:rsidRPr="00DC78C4" w:rsidR="0090223A" w:rsidP="003F1569" w:rsidRDefault="0090223A" w14:paraId="641B63F2" w14:textId="77777777">
      <w:pPr>
        <w:pStyle w:val="ListParagraph"/>
        <w:numPr>
          <w:ilvl w:val="0"/>
          <w:numId w:val="20"/>
        </w:numPr>
        <w:spacing w:after="0"/>
        <w:rPr>
          <w:rFonts w:ascii="Times New Roman" w:hAnsi="Times New Roman" w:cs="Times New Roman"/>
          <w:sz w:val="24"/>
          <w:szCs w:val="24"/>
        </w:rPr>
      </w:pPr>
      <w:r w:rsidRPr="00DC78C4">
        <w:rPr>
          <w:rFonts w:ascii="Times New Roman" w:hAnsi="Times New Roman" w:cs="Times New Roman"/>
          <w:b/>
          <w:bCs/>
          <w:sz w:val="24"/>
          <w:szCs w:val="24"/>
        </w:rPr>
        <w:t>Next nine characters</w:t>
      </w:r>
      <w:r w:rsidRPr="00DC78C4">
        <w:rPr>
          <w:rFonts w:ascii="Times New Roman" w:hAnsi="Times New Roman" w:cs="Times New Roman"/>
          <w:sz w:val="24"/>
          <w:szCs w:val="24"/>
        </w:rPr>
        <w:t>: Permissions, divided into three sets of three:</w:t>
      </w:r>
    </w:p>
    <w:p w:rsidRPr="00DC78C4" w:rsidR="0090223A" w:rsidP="003F1569" w:rsidRDefault="0090223A" w14:paraId="09D616DB" w14:textId="77777777">
      <w:pPr>
        <w:pStyle w:val="ListParagraph"/>
        <w:numPr>
          <w:ilvl w:val="1"/>
          <w:numId w:val="20"/>
        </w:numPr>
        <w:spacing w:after="0"/>
        <w:rPr>
          <w:rFonts w:ascii="Times New Roman" w:hAnsi="Times New Roman" w:cs="Times New Roman"/>
          <w:sz w:val="24"/>
          <w:szCs w:val="24"/>
        </w:rPr>
      </w:pPr>
      <w:r w:rsidRPr="00DC78C4">
        <w:rPr>
          <w:rFonts w:ascii="Times New Roman" w:hAnsi="Times New Roman" w:cs="Times New Roman"/>
          <w:sz w:val="24"/>
          <w:szCs w:val="24"/>
        </w:rPr>
        <w:t>First set (3 characters): Owner permissions.</w:t>
      </w:r>
    </w:p>
    <w:p w:rsidRPr="00DC78C4" w:rsidR="0090223A" w:rsidP="003F1569" w:rsidRDefault="0090223A" w14:paraId="75377E29" w14:textId="77777777">
      <w:pPr>
        <w:pStyle w:val="ListParagraph"/>
        <w:numPr>
          <w:ilvl w:val="1"/>
          <w:numId w:val="20"/>
        </w:numPr>
        <w:spacing w:after="0"/>
        <w:rPr>
          <w:rFonts w:ascii="Times New Roman" w:hAnsi="Times New Roman" w:cs="Times New Roman"/>
          <w:sz w:val="24"/>
          <w:szCs w:val="24"/>
        </w:rPr>
      </w:pPr>
      <w:r w:rsidRPr="00DC78C4">
        <w:rPr>
          <w:rFonts w:ascii="Times New Roman" w:hAnsi="Times New Roman" w:cs="Times New Roman"/>
          <w:sz w:val="24"/>
          <w:szCs w:val="24"/>
        </w:rPr>
        <w:t>Second set (3 characters): Group permissions.</w:t>
      </w:r>
    </w:p>
    <w:p w:rsidRPr="00DC78C4" w:rsidR="0090223A" w:rsidP="003F1569" w:rsidRDefault="0090223A" w14:paraId="6CEFEA58" w14:textId="77777777">
      <w:pPr>
        <w:pStyle w:val="ListParagraph"/>
        <w:numPr>
          <w:ilvl w:val="1"/>
          <w:numId w:val="20"/>
        </w:numPr>
        <w:spacing w:after="0"/>
        <w:rPr>
          <w:rFonts w:ascii="Times New Roman" w:hAnsi="Times New Roman" w:cs="Times New Roman"/>
          <w:sz w:val="24"/>
          <w:szCs w:val="24"/>
        </w:rPr>
      </w:pPr>
      <w:r w:rsidRPr="00DC78C4">
        <w:rPr>
          <w:rFonts w:ascii="Times New Roman" w:hAnsi="Times New Roman" w:cs="Times New Roman"/>
          <w:sz w:val="24"/>
          <w:szCs w:val="24"/>
        </w:rPr>
        <w:t xml:space="preserve">Third set (3 characters): </w:t>
      </w:r>
      <w:proofErr w:type="gramStart"/>
      <w:r w:rsidRPr="00DC78C4">
        <w:rPr>
          <w:rFonts w:ascii="Times New Roman" w:hAnsi="Times New Roman" w:cs="Times New Roman"/>
          <w:sz w:val="24"/>
          <w:szCs w:val="24"/>
        </w:rPr>
        <w:t>Others</w:t>
      </w:r>
      <w:proofErr w:type="gramEnd"/>
      <w:r w:rsidRPr="00DC78C4">
        <w:rPr>
          <w:rFonts w:ascii="Times New Roman" w:hAnsi="Times New Roman" w:cs="Times New Roman"/>
          <w:sz w:val="24"/>
          <w:szCs w:val="24"/>
        </w:rPr>
        <w:t xml:space="preserve"> permissions.</w:t>
      </w:r>
    </w:p>
    <w:p w:rsidRPr="00DC78C4" w:rsidR="0090223A" w:rsidP="0090223A" w:rsidRDefault="0090223A" w14:paraId="4AFE311F"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For example, -</w:t>
      </w:r>
      <w:proofErr w:type="spellStart"/>
      <w:r w:rsidRPr="00DC78C4">
        <w:rPr>
          <w:rFonts w:ascii="Times New Roman" w:hAnsi="Times New Roman" w:cs="Times New Roman"/>
          <w:sz w:val="24"/>
          <w:szCs w:val="24"/>
        </w:rPr>
        <w:t>rwxr-xr</w:t>
      </w:r>
      <w:proofErr w:type="spellEnd"/>
      <w:r w:rsidRPr="00DC78C4">
        <w:rPr>
          <w:rFonts w:ascii="Times New Roman" w:hAnsi="Times New Roman" w:cs="Times New Roman"/>
          <w:sz w:val="24"/>
          <w:szCs w:val="24"/>
        </w:rPr>
        <w:t>-- translates to:</w:t>
      </w:r>
    </w:p>
    <w:p w:rsidRPr="00DC78C4" w:rsidR="0090223A" w:rsidP="003F1569" w:rsidRDefault="0090223A" w14:paraId="14AF558B" w14:textId="77777777">
      <w:pPr>
        <w:pStyle w:val="ListParagraph"/>
        <w:numPr>
          <w:ilvl w:val="0"/>
          <w:numId w:val="21"/>
        </w:numPr>
        <w:spacing w:after="0"/>
        <w:rPr>
          <w:rFonts w:ascii="Times New Roman" w:hAnsi="Times New Roman" w:cs="Times New Roman"/>
          <w:sz w:val="24"/>
          <w:szCs w:val="24"/>
        </w:rPr>
      </w:pPr>
      <w:proofErr w:type="spellStart"/>
      <w:r w:rsidRPr="00DC78C4">
        <w:rPr>
          <w:rFonts w:ascii="Times New Roman" w:hAnsi="Times New Roman" w:cs="Times New Roman"/>
          <w:sz w:val="24"/>
          <w:szCs w:val="24"/>
        </w:rPr>
        <w:t>rwx</w:t>
      </w:r>
      <w:proofErr w:type="spellEnd"/>
      <w:r w:rsidRPr="00DC78C4">
        <w:rPr>
          <w:rFonts w:ascii="Times New Roman" w:hAnsi="Times New Roman" w:cs="Times New Roman"/>
          <w:sz w:val="24"/>
          <w:szCs w:val="24"/>
        </w:rPr>
        <w:t xml:space="preserve"> (read, write, execute) for the owner.</w:t>
      </w:r>
    </w:p>
    <w:p w:rsidRPr="00DC78C4" w:rsidR="0090223A" w:rsidP="003F1569" w:rsidRDefault="0090223A" w14:paraId="257182D3" w14:textId="77777777">
      <w:pPr>
        <w:pStyle w:val="ListParagraph"/>
        <w:numPr>
          <w:ilvl w:val="0"/>
          <w:numId w:val="21"/>
        </w:numPr>
        <w:spacing w:after="0"/>
        <w:rPr>
          <w:rFonts w:ascii="Times New Roman" w:hAnsi="Times New Roman" w:cs="Times New Roman"/>
          <w:sz w:val="24"/>
          <w:szCs w:val="24"/>
        </w:rPr>
      </w:pPr>
      <w:r w:rsidRPr="00DC78C4">
        <w:rPr>
          <w:rFonts w:ascii="Times New Roman" w:hAnsi="Times New Roman" w:cs="Times New Roman"/>
          <w:sz w:val="24"/>
          <w:szCs w:val="24"/>
        </w:rPr>
        <w:t>r-x (read, execute) for the group.</w:t>
      </w:r>
    </w:p>
    <w:p w:rsidRPr="00DC78C4" w:rsidR="0090223A" w:rsidP="003F1569" w:rsidRDefault="0090223A" w14:paraId="0EB49D84" w14:textId="77777777">
      <w:pPr>
        <w:pStyle w:val="ListParagraph"/>
        <w:numPr>
          <w:ilvl w:val="0"/>
          <w:numId w:val="21"/>
        </w:numPr>
        <w:spacing w:after="0"/>
        <w:rPr>
          <w:rFonts w:ascii="Times New Roman" w:hAnsi="Times New Roman" w:cs="Times New Roman"/>
          <w:sz w:val="24"/>
          <w:szCs w:val="24"/>
        </w:rPr>
      </w:pPr>
      <w:r w:rsidRPr="00DC78C4">
        <w:rPr>
          <w:rFonts w:ascii="Times New Roman" w:hAnsi="Times New Roman" w:cs="Times New Roman"/>
          <w:sz w:val="24"/>
          <w:szCs w:val="24"/>
        </w:rPr>
        <w:t>r-- (read only) for others.</w:t>
      </w:r>
    </w:p>
    <w:p w:rsidRPr="00DC78C4" w:rsidR="0090223A" w:rsidP="0090223A" w:rsidRDefault="0090223A" w14:paraId="420B81A8" w14:textId="77777777">
      <w:pPr>
        <w:pStyle w:val="ListParagraph"/>
        <w:spacing w:after="0"/>
        <w:ind w:left="360"/>
      </w:pPr>
    </w:p>
    <w:p w:rsidRPr="00DC78C4" w:rsidR="0090223A" w:rsidP="0090223A" w:rsidRDefault="0090223A" w14:paraId="4E79E66B"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Changing Permissions</w:t>
      </w:r>
    </w:p>
    <w:p w:rsidRPr="00DC78C4" w:rsidR="0090223A" w:rsidP="0090223A" w:rsidRDefault="0090223A" w14:paraId="35896F4A"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 xml:space="preserve">Using </w:t>
      </w:r>
      <w:proofErr w:type="spellStart"/>
      <w:r w:rsidRPr="00DC78C4">
        <w:rPr>
          <w:rFonts w:ascii="Times New Roman" w:hAnsi="Times New Roman" w:cs="Times New Roman"/>
          <w:b/>
          <w:bCs/>
          <w:sz w:val="24"/>
          <w:szCs w:val="24"/>
        </w:rPr>
        <w:t>chmod</w:t>
      </w:r>
      <w:proofErr w:type="spellEnd"/>
    </w:p>
    <w:p w:rsidRPr="00DC78C4" w:rsidR="0090223A" w:rsidP="0090223A" w:rsidRDefault="0090223A" w14:paraId="747F2A3E"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 xml:space="preserve">You can change file and directory permissions using the </w:t>
      </w: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command. There are two ways to specify permissions: symbolic mode and numeric mode.</w:t>
      </w:r>
    </w:p>
    <w:p w:rsidRPr="00DC78C4" w:rsidR="0090223A" w:rsidP="0090223A" w:rsidRDefault="0090223A" w14:paraId="4D848DD9"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Symbolic Mode</w:t>
      </w:r>
    </w:p>
    <w:p w:rsidRPr="00DC78C4" w:rsidR="0090223A" w:rsidP="0090223A" w:rsidRDefault="0090223A" w14:paraId="7142AB73"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In symbolic mode, you use letters to specify permissions:</w:t>
      </w:r>
    </w:p>
    <w:p w:rsidR="0090223A" w:rsidP="0090223A" w:rsidRDefault="0090223A" w14:paraId="25B85104" w14:textId="77777777">
      <w:pPr>
        <w:pStyle w:val="ListParagraph"/>
        <w:spacing w:after="0"/>
        <w:ind w:left="360"/>
        <w:rPr>
          <w:rFonts w:ascii="Times New Roman" w:hAnsi="Times New Roman" w:cs="Times New Roman"/>
          <w:sz w:val="24"/>
          <w:szCs w:val="24"/>
        </w:rPr>
      </w:pP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w:t>
      </w:r>
      <w:proofErr w:type="spellStart"/>
      <w:r w:rsidRPr="00DC78C4">
        <w:rPr>
          <w:rFonts w:ascii="Times New Roman" w:hAnsi="Times New Roman" w:cs="Times New Roman"/>
          <w:sz w:val="24"/>
          <w:szCs w:val="24"/>
        </w:rPr>
        <w:t>u+</w:t>
      </w:r>
      <w:proofErr w:type="gramStart"/>
      <w:r w:rsidRPr="00DC78C4">
        <w:rPr>
          <w:rFonts w:ascii="Times New Roman" w:hAnsi="Times New Roman" w:cs="Times New Roman"/>
          <w:sz w:val="24"/>
          <w:szCs w:val="24"/>
        </w:rPr>
        <w:t>rwx,g</w:t>
      </w:r>
      <w:proofErr w:type="gramEnd"/>
      <w:r w:rsidRPr="00DC78C4">
        <w:rPr>
          <w:rFonts w:ascii="Times New Roman" w:hAnsi="Times New Roman" w:cs="Times New Roman"/>
          <w:sz w:val="24"/>
          <w:szCs w:val="24"/>
        </w:rPr>
        <w:t>+rx,o+r</w:t>
      </w:r>
      <w:proofErr w:type="spellEnd"/>
      <w:r w:rsidRPr="00DC78C4">
        <w:rPr>
          <w:rFonts w:ascii="Times New Roman" w:hAnsi="Times New Roman" w:cs="Times New Roman"/>
          <w:sz w:val="24"/>
          <w:szCs w:val="24"/>
        </w:rPr>
        <w:t xml:space="preserve"> file.txt</w:t>
      </w:r>
    </w:p>
    <w:p w:rsidR="0090223A" w:rsidP="0090223A" w:rsidRDefault="0090223A" w14:paraId="2B08D235" w14:textId="77777777">
      <w:pPr>
        <w:pStyle w:val="ListParagraph"/>
        <w:spacing w:after="0"/>
        <w:ind w:left="360"/>
        <w:rPr>
          <w:rFonts w:ascii="Times New Roman" w:hAnsi="Times New Roman" w:cs="Times New Roman"/>
          <w:sz w:val="24"/>
          <w:szCs w:val="24"/>
        </w:rPr>
      </w:pPr>
    </w:p>
    <w:p w:rsidR="0090223A" w:rsidP="0090223A" w:rsidRDefault="0090223A" w14:paraId="0C75073C"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You can also remove permissions:</w:t>
      </w:r>
    </w:p>
    <w:p w:rsidR="0090223A" w:rsidP="0090223A" w:rsidRDefault="0090223A" w14:paraId="00A34352" w14:textId="77777777">
      <w:pPr>
        <w:pStyle w:val="ListParagraph"/>
        <w:spacing w:after="0"/>
        <w:ind w:left="360"/>
        <w:rPr>
          <w:rFonts w:ascii="Times New Roman" w:hAnsi="Times New Roman" w:cs="Times New Roman"/>
          <w:sz w:val="24"/>
          <w:szCs w:val="24"/>
        </w:rPr>
      </w:pP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g-w file.txt</w:t>
      </w:r>
    </w:p>
    <w:p w:rsidR="0090223A" w:rsidP="0090223A" w:rsidRDefault="0090223A" w14:paraId="125A4EF3" w14:textId="77777777">
      <w:pPr>
        <w:pStyle w:val="ListParagraph"/>
        <w:spacing w:after="0"/>
        <w:ind w:left="360"/>
        <w:rPr>
          <w:rFonts w:ascii="Times New Roman" w:hAnsi="Times New Roman" w:cs="Times New Roman"/>
          <w:sz w:val="24"/>
          <w:szCs w:val="24"/>
        </w:rPr>
      </w:pPr>
    </w:p>
    <w:p w:rsidRPr="00DC78C4" w:rsidR="0090223A" w:rsidP="0090223A" w:rsidRDefault="0090223A" w14:paraId="2D936F8F" w14:textId="77777777">
      <w:pPr>
        <w:pStyle w:val="ListParagraph"/>
        <w:spacing w:after="0"/>
        <w:ind w:left="360"/>
        <w:rPr>
          <w:rFonts w:ascii="Times New Roman" w:hAnsi="Times New Roman" w:cs="Times New Roman"/>
          <w:b/>
          <w:bCs/>
          <w:sz w:val="24"/>
          <w:szCs w:val="24"/>
        </w:rPr>
      </w:pPr>
      <w:r w:rsidRPr="00DC78C4">
        <w:rPr>
          <w:rFonts w:ascii="Times New Roman" w:hAnsi="Times New Roman" w:cs="Times New Roman"/>
          <w:b/>
          <w:bCs/>
          <w:sz w:val="24"/>
          <w:szCs w:val="24"/>
        </w:rPr>
        <w:t>Numeric Mode</w:t>
      </w:r>
    </w:p>
    <w:p w:rsidRPr="00DC78C4" w:rsidR="0090223A" w:rsidP="0090223A" w:rsidRDefault="0090223A" w14:paraId="0C2B9788"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In numeric mode, you use a three-digit octal number to represent the permissions:</w:t>
      </w:r>
    </w:p>
    <w:p w:rsidR="0090223A" w:rsidP="0090223A" w:rsidRDefault="0090223A" w14:paraId="7F60FEAD" w14:textId="77777777">
      <w:pPr>
        <w:pStyle w:val="ListParagraph"/>
        <w:spacing w:after="0"/>
        <w:ind w:left="360"/>
        <w:rPr>
          <w:rFonts w:ascii="Times New Roman" w:hAnsi="Times New Roman" w:cs="Times New Roman"/>
          <w:sz w:val="24"/>
          <w:szCs w:val="24"/>
        </w:rPr>
      </w:pP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755 file.txt</w:t>
      </w:r>
    </w:p>
    <w:p w:rsidRPr="00DC78C4" w:rsidR="0090223A" w:rsidP="0090223A" w:rsidRDefault="0090223A" w14:paraId="4717393B" w14:textId="77777777">
      <w:pPr>
        <w:pStyle w:val="ListParagraph"/>
        <w:spacing w:after="0"/>
        <w:ind w:left="360"/>
        <w:rPr>
          <w:rFonts w:ascii="Times New Roman" w:hAnsi="Times New Roman" w:cs="Times New Roman"/>
          <w:sz w:val="24"/>
          <w:szCs w:val="24"/>
        </w:rPr>
      </w:pPr>
      <w:r w:rsidRPr="00DC78C4">
        <w:rPr>
          <w:rFonts w:ascii="Times New Roman" w:hAnsi="Times New Roman" w:cs="Times New Roman"/>
          <w:sz w:val="24"/>
          <w:szCs w:val="24"/>
        </w:rPr>
        <w:t>The digits represent the sum of read (4), write (2), and execute (1) permissions:</w:t>
      </w:r>
    </w:p>
    <w:p w:rsidRPr="00DC78C4" w:rsidR="0090223A" w:rsidP="003F1569" w:rsidRDefault="0090223A" w14:paraId="60FB70C3" w14:textId="77777777">
      <w:pPr>
        <w:pStyle w:val="ListParagraph"/>
        <w:numPr>
          <w:ilvl w:val="0"/>
          <w:numId w:val="22"/>
        </w:numPr>
        <w:spacing w:after="0"/>
        <w:rPr>
          <w:rFonts w:ascii="Times New Roman" w:hAnsi="Times New Roman" w:cs="Times New Roman"/>
          <w:sz w:val="24"/>
          <w:szCs w:val="24"/>
        </w:rPr>
      </w:pPr>
      <w:r w:rsidRPr="00DC78C4">
        <w:rPr>
          <w:rFonts w:ascii="Times New Roman" w:hAnsi="Times New Roman" w:cs="Times New Roman"/>
          <w:sz w:val="24"/>
          <w:szCs w:val="24"/>
        </w:rPr>
        <w:t>7 (4+2+1) means read, write, and execute.</w:t>
      </w:r>
    </w:p>
    <w:p w:rsidRPr="00DC78C4" w:rsidR="0090223A" w:rsidP="003F1569" w:rsidRDefault="0090223A" w14:paraId="2921CAFF" w14:textId="77777777">
      <w:pPr>
        <w:pStyle w:val="ListParagraph"/>
        <w:numPr>
          <w:ilvl w:val="0"/>
          <w:numId w:val="22"/>
        </w:numPr>
        <w:spacing w:after="0"/>
        <w:rPr>
          <w:rFonts w:ascii="Times New Roman" w:hAnsi="Times New Roman" w:cs="Times New Roman"/>
          <w:sz w:val="24"/>
          <w:szCs w:val="24"/>
        </w:rPr>
      </w:pPr>
      <w:r w:rsidRPr="00DC78C4">
        <w:rPr>
          <w:rFonts w:ascii="Times New Roman" w:hAnsi="Times New Roman" w:cs="Times New Roman"/>
          <w:sz w:val="24"/>
          <w:szCs w:val="24"/>
        </w:rPr>
        <w:t>5 (4+1) means read and execute.</w:t>
      </w:r>
    </w:p>
    <w:p w:rsidRPr="00DC78C4" w:rsidR="0090223A" w:rsidP="003F1569" w:rsidRDefault="0090223A" w14:paraId="10757088" w14:textId="77777777">
      <w:pPr>
        <w:pStyle w:val="ListParagraph"/>
        <w:numPr>
          <w:ilvl w:val="0"/>
          <w:numId w:val="22"/>
        </w:numPr>
        <w:spacing w:after="0"/>
        <w:rPr>
          <w:rFonts w:ascii="Times New Roman" w:hAnsi="Times New Roman" w:cs="Times New Roman"/>
          <w:sz w:val="24"/>
          <w:szCs w:val="24"/>
        </w:rPr>
      </w:pPr>
      <w:r w:rsidRPr="00DC78C4">
        <w:rPr>
          <w:rFonts w:ascii="Times New Roman" w:hAnsi="Times New Roman" w:cs="Times New Roman"/>
          <w:sz w:val="24"/>
          <w:szCs w:val="24"/>
        </w:rPr>
        <w:t>5 (4+1) means read and execute.</w:t>
      </w:r>
    </w:p>
    <w:p w:rsidR="0090223A" w:rsidP="0090223A" w:rsidRDefault="0090223A" w14:paraId="046AC75C" w14:textId="77777777">
      <w:pPr>
        <w:pStyle w:val="ListParagraph"/>
        <w:spacing w:after="0"/>
        <w:ind w:left="360"/>
        <w:rPr>
          <w:rFonts w:ascii="Times New Roman" w:hAnsi="Times New Roman" w:cs="Times New Roman"/>
          <w:sz w:val="24"/>
          <w:szCs w:val="24"/>
        </w:rPr>
      </w:pPr>
    </w:p>
    <w:p w:rsidR="0090223A" w:rsidP="003F1569" w:rsidRDefault="0090223A" w14:paraId="0F6EBF82" w14:textId="77777777">
      <w:pPr>
        <w:pStyle w:val="ListParagraph"/>
        <w:numPr>
          <w:ilvl w:val="0"/>
          <w:numId w:val="76"/>
        </w:numPr>
        <w:spacing w:after="0"/>
        <w:rPr>
          <w:rFonts w:ascii="Times New Roman" w:hAnsi="Times New Roman" w:cs="Times New Roman"/>
          <w:b/>
          <w:bCs/>
          <w:sz w:val="24"/>
          <w:szCs w:val="24"/>
        </w:rPr>
      </w:pPr>
      <w:r>
        <w:rPr>
          <w:rFonts w:ascii="Times New Roman" w:hAnsi="Times New Roman" w:cs="Times New Roman"/>
          <w:b/>
          <w:bCs/>
          <w:sz w:val="24"/>
          <w:szCs w:val="24"/>
        </w:rPr>
        <w:t>File creation Mask</w:t>
      </w:r>
    </w:p>
    <w:p w:rsidRPr="00671B7C" w:rsidR="0090223A" w:rsidP="0090223A" w:rsidRDefault="0090223A" w14:paraId="26B5A2B7" w14:textId="77777777">
      <w:pPr>
        <w:pStyle w:val="ListParagraph"/>
        <w:spacing w:after="0"/>
        <w:ind w:left="360"/>
        <w:rPr>
          <w:rFonts w:ascii="Times New Roman" w:hAnsi="Times New Roman" w:cs="Times New Roman"/>
          <w:sz w:val="24"/>
          <w:szCs w:val="24"/>
        </w:rPr>
      </w:pPr>
      <w:r w:rsidRPr="00671B7C">
        <w:rPr>
          <w:rFonts w:ascii="Times New Roman" w:hAnsi="Times New Roman" w:cs="Times New Roman"/>
          <w:sz w:val="24"/>
          <w:szCs w:val="24"/>
        </w:rPr>
        <w:t xml:space="preserve">The file creation mask, commonly known as </w:t>
      </w:r>
      <w:proofErr w:type="spellStart"/>
      <w:r w:rsidRPr="00671B7C">
        <w:rPr>
          <w:rFonts w:ascii="Times New Roman" w:hAnsi="Times New Roman" w:cs="Times New Roman"/>
          <w:sz w:val="24"/>
          <w:szCs w:val="24"/>
        </w:rPr>
        <w:t>umask</w:t>
      </w:r>
      <w:proofErr w:type="spellEnd"/>
      <w:r w:rsidRPr="00671B7C">
        <w:rPr>
          <w:rFonts w:ascii="Times New Roman" w:hAnsi="Times New Roman" w:cs="Times New Roman"/>
          <w:sz w:val="24"/>
          <w:szCs w:val="24"/>
        </w:rPr>
        <w:t xml:space="preserve"> in Linux, is a default setting that controls the permissions set for newly created files and directories.</w:t>
      </w:r>
      <w:r>
        <w:rPr>
          <w:rFonts w:ascii="Times New Roman" w:hAnsi="Times New Roman" w:cs="Times New Roman"/>
          <w:sz w:val="24"/>
          <w:szCs w:val="24"/>
        </w:rPr>
        <w:t xml:space="preserve"> </w:t>
      </w:r>
      <w:r w:rsidRPr="00671B7C">
        <w:rPr>
          <w:rFonts w:ascii="Times New Roman" w:hAnsi="Times New Roman" w:cs="Times New Roman"/>
          <w:sz w:val="24"/>
          <w:szCs w:val="24"/>
        </w:rPr>
        <w:t xml:space="preserve">The </w:t>
      </w:r>
      <w:proofErr w:type="spellStart"/>
      <w:r w:rsidRPr="00671B7C">
        <w:rPr>
          <w:rFonts w:ascii="Times New Roman" w:hAnsi="Times New Roman" w:cs="Times New Roman"/>
          <w:sz w:val="24"/>
          <w:szCs w:val="24"/>
        </w:rPr>
        <w:t>umask</w:t>
      </w:r>
      <w:proofErr w:type="spellEnd"/>
      <w:r w:rsidRPr="00671B7C">
        <w:rPr>
          <w:rFonts w:ascii="Times New Roman" w:hAnsi="Times New Roman" w:cs="Times New Roman"/>
          <w:sz w:val="24"/>
          <w:szCs w:val="24"/>
        </w:rPr>
        <w:t xml:space="preserve"> value is a three-digit octal number that defines the permissions to be masked (i.e., turned off) for new files and directories. Each digit corresponds to the owner, group, and others, respectively.</w:t>
      </w:r>
    </w:p>
    <w:p w:rsidRPr="00671B7C" w:rsidR="0090223A" w:rsidP="0090223A" w:rsidRDefault="0090223A" w14:paraId="212FFAB5" w14:textId="77777777">
      <w:pPr>
        <w:pStyle w:val="ListParagraph"/>
        <w:spacing w:after="0"/>
        <w:ind w:left="360"/>
        <w:rPr>
          <w:rFonts w:ascii="Times New Roman" w:hAnsi="Times New Roman" w:cs="Times New Roman"/>
          <w:b/>
          <w:bCs/>
          <w:sz w:val="24"/>
          <w:szCs w:val="24"/>
        </w:rPr>
      </w:pPr>
      <w:r w:rsidRPr="00671B7C">
        <w:rPr>
          <w:rFonts w:ascii="Times New Roman" w:hAnsi="Times New Roman" w:cs="Times New Roman"/>
          <w:b/>
          <w:bCs/>
          <w:sz w:val="24"/>
          <w:szCs w:val="24"/>
        </w:rPr>
        <w:t>Default Permissions</w:t>
      </w:r>
    </w:p>
    <w:p w:rsidRPr="00671B7C" w:rsidR="0090223A" w:rsidP="0090223A" w:rsidRDefault="0090223A" w14:paraId="48B1BC62" w14:textId="77777777">
      <w:pPr>
        <w:pStyle w:val="ListParagraph"/>
        <w:spacing w:after="0"/>
        <w:ind w:left="360"/>
        <w:rPr>
          <w:rFonts w:ascii="Times New Roman" w:hAnsi="Times New Roman" w:cs="Times New Roman"/>
          <w:sz w:val="24"/>
          <w:szCs w:val="24"/>
        </w:rPr>
      </w:pPr>
      <w:r w:rsidRPr="00671B7C">
        <w:rPr>
          <w:rFonts w:ascii="Times New Roman" w:hAnsi="Times New Roman" w:cs="Times New Roman"/>
          <w:sz w:val="24"/>
          <w:szCs w:val="24"/>
        </w:rPr>
        <w:t>When a new file or directory is created, it initially has a set of default permissions:</w:t>
      </w:r>
    </w:p>
    <w:p w:rsidRPr="00671B7C" w:rsidR="0090223A" w:rsidP="003F1569" w:rsidRDefault="0090223A" w14:paraId="6594D224" w14:textId="77777777">
      <w:pPr>
        <w:pStyle w:val="ListParagraph"/>
        <w:numPr>
          <w:ilvl w:val="0"/>
          <w:numId w:val="23"/>
        </w:numPr>
        <w:spacing w:after="0"/>
        <w:rPr>
          <w:rFonts w:ascii="Times New Roman" w:hAnsi="Times New Roman" w:cs="Times New Roman"/>
          <w:sz w:val="24"/>
          <w:szCs w:val="24"/>
        </w:rPr>
      </w:pPr>
      <w:r w:rsidRPr="00671B7C">
        <w:rPr>
          <w:rFonts w:ascii="Times New Roman" w:hAnsi="Times New Roman" w:cs="Times New Roman"/>
          <w:sz w:val="24"/>
          <w:szCs w:val="24"/>
        </w:rPr>
        <w:t>Files: 666 (read and write for everyone, no execute)</w:t>
      </w:r>
    </w:p>
    <w:p w:rsidR="0090223A" w:rsidP="003F1569" w:rsidRDefault="0090223A" w14:paraId="194EA76A" w14:textId="77777777">
      <w:pPr>
        <w:pStyle w:val="ListParagraph"/>
        <w:numPr>
          <w:ilvl w:val="0"/>
          <w:numId w:val="23"/>
        </w:numPr>
        <w:spacing w:after="0"/>
        <w:rPr>
          <w:rFonts w:ascii="Times New Roman" w:hAnsi="Times New Roman" w:cs="Times New Roman"/>
          <w:sz w:val="24"/>
          <w:szCs w:val="24"/>
        </w:rPr>
      </w:pPr>
      <w:r w:rsidRPr="00671B7C">
        <w:rPr>
          <w:rFonts w:ascii="Times New Roman" w:hAnsi="Times New Roman" w:cs="Times New Roman"/>
          <w:sz w:val="24"/>
          <w:szCs w:val="24"/>
        </w:rPr>
        <w:t>Directories: 777 (read, write, and execute for everyone)</w:t>
      </w:r>
    </w:p>
    <w:p w:rsidR="0090223A" w:rsidP="00363967" w:rsidRDefault="0090223A" w14:paraId="79795C67" w14:textId="77777777">
      <w:pPr>
        <w:pStyle w:val="ListParagraph"/>
        <w:spacing w:before="100" w:beforeAutospacing="1" w:after="100" w:afterAutospacing="1" w:line="240" w:lineRule="auto"/>
        <w:outlineLvl w:val="2"/>
        <w:rPr>
          <w:rFonts w:ascii="Times New Roman" w:hAnsi="Times New Roman" w:eastAsia="Times New Roman" w:cs="Times New Roman"/>
          <w:b/>
          <w:bCs/>
          <w:kern w:val="0"/>
          <w:sz w:val="27"/>
          <w:szCs w:val="27"/>
          <w:lang w:eastAsia="en-IN"/>
          <w14:ligatures w14:val="none"/>
        </w:rPr>
      </w:pPr>
    </w:p>
    <w:p w:rsidRPr="00671B7C" w:rsidR="0090223A" w:rsidP="0090223A" w:rsidRDefault="0090223A" w14:paraId="3FDAE5E3" w14:textId="77777777">
      <w:pPr>
        <w:pStyle w:val="ListParagraph"/>
        <w:spacing w:before="100" w:beforeAutospacing="1" w:after="100" w:afterAutospacing="1" w:line="240" w:lineRule="auto"/>
        <w:ind w:left="0"/>
        <w:outlineLvl w:val="2"/>
        <w:rPr>
          <w:rFonts w:ascii="Times New Roman" w:hAnsi="Times New Roman" w:eastAsia="Times New Roman" w:cs="Times New Roman"/>
          <w:b/>
          <w:bCs/>
          <w:kern w:val="0"/>
          <w:sz w:val="24"/>
          <w:szCs w:val="24"/>
          <w:lang w:eastAsia="en-IN"/>
          <w14:ligatures w14:val="none"/>
        </w:rPr>
      </w:pPr>
      <w:r w:rsidRPr="00671B7C">
        <w:rPr>
          <w:rFonts w:ascii="Times New Roman" w:hAnsi="Times New Roman" w:eastAsia="Times New Roman" w:cs="Times New Roman"/>
          <w:b/>
          <w:bCs/>
          <w:kern w:val="0"/>
          <w:sz w:val="24"/>
          <w:szCs w:val="24"/>
          <w:lang w:eastAsia="en-IN"/>
          <w14:ligatures w14:val="none"/>
        </w:rPr>
        <w:t xml:space="preserve">How </w:t>
      </w:r>
      <w:proofErr w:type="spellStart"/>
      <w:r w:rsidRPr="00671B7C">
        <w:rPr>
          <w:rFonts w:ascii="Times New Roman" w:hAnsi="Times New Roman" w:eastAsia="Times New Roman" w:cs="Times New Roman"/>
          <w:b/>
          <w:bCs/>
          <w:kern w:val="0"/>
          <w:sz w:val="24"/>
          <w:szCs w:val="24"/>
          <w:lang w:eastAsia="en-IN"/>
          <w14:ligatures w14:val="none"/>
        </w:rPr>
        <w:t>umask</w:t>
      </w:r>
      <w:proofErr w:type="spellEnd"/>
      <w:r w:rsidRPr="00671B7C">
        <w:rPr>
          <w:rFonts w:ascii="Times New Roman" w:hAnsi="Times New Roman" w:eastAsia="Times New Roman" w:cs="Times New Roman"/>
          <w:b/>
          <w:bCs/>
          <w:kern w:val="0"/>
          <w:sz w:val="24"/>
          <w:szCs w:val="24"/>
          <w:lang w:eastAsia="en-IN"/>
          <w14:ligatures w14:val="none"/>
        </w:rPr>
        <w:t xml:space="preserve"> Works</w:t>
      </w:r>
    </w:p>
    <w:p w:rsidRPr="00671B7C" w:rsidR="0090223A" w:rsidP="003F1569" w:rsidRDefault="0090223A" w14:paraId="4BB202B7" w14:textId="77777777">
      <w:pPr>
        <w:pStyle w:val="ListParagraph"/>
        <w:numPr>
          <w:ilvl w:val="0"/>
          <w:numId w:val="23"/>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sidRPr="00671B7C">
        <w:rPr>
          <w:rFonts w:ascii="Times New Roman" w:hAnsi="Times New Roman" w:eastAsia="Times New Roman" w:cs="Times New Roman"/>
          <w:kern w:val="0"/>
          <w:sz w:val="24"/>
          <w:szCs w:val="24"/>
          <w:lang w:eastAsia="en-IN"/>
          <w14:ligatures w14:val="none"/>
        </w:rPr>
        <w:t xml:space="preserve">The </w:t>
      </w:r>
      <w:proofErr w:type="spellStart"/>
      <w:r w:rsidRPr="00671B7C">
        <w:rPr>
          <w:rFonts w:ascii="Times New Roman" w:hAnsi="Times New Roman" w:eastAsia="Times New Roman" w:cs="Times New Roman"/>
          <w:kern w:val="0"/>
          <w:sz w:val="24"/>
          <w:szCs w:val="24"/>
          <w:lang w:eastAsia="en-IN"/>
          <w14:ligatures w14:val="none"/>
        </w:rPr>
        <w:t>umask</w:t>
      </w:r>
      <w:proofErr w:type="spellEnd"/>
      <w:r w:rsidRPr="00671B7C">
        <w:rPr>
          <w:rFonts w:ascii="Times New Roman" w:hAnsi="Times New Roman" w:eastAsia="Times New Roman" w:cs="Times New Roman"/>
          <w:kern w:val="0"/>
          <w:sz w:val="24"/>
          <w:szCs w:val="24"/>
          <w:lang w:eastAsia="en-IN"/>
          <w14:ligatures w14:val="none"/>
        </w:rPr>
        <w:t xml:space="preserve"> value is subtracted (bitwise AND operation) from the default permissions to determine the final permissions for the new file or directory.</w:t>
      </w:r>
    </w:p>
    <w:p w:rsidRPr="00671B7C" w:rsidR="0090223A" w:rsidP="0090223A" w:rsidRDefault="0090223A" w14:paraId="071F0ABD" w14:textId="77777777">
      <w:pPr>
        <w:spacing w:after="0"/>
        <w:rPr>
          <w:rFonts w:ascii="Times New Roman" w:hAnsi="Times New Roman" w:cs="Times New Roman"/>
          <w:sz w:val="24"/>
          <w:szCs w:val="24"/>
        </w:rPr>
      </w:pPr>
    </w:p>
    <w:p w:rsidRPr="001169AB" w:rsidR="0090223A" w:rsidP="003F1569" w:rsidRDefault="0090223A" w14:paraId="4CEBA97C" w14:textId="77777777">
      <w:pPr>
        <w:pStyle w:val="ListParagraph"/>
        <w:numPr>
          <w:ilvl w:val="0"/>
          <w:numId w:val="76"/>
        </w:numPr>
        <w:spacing w:after="0"/>
        <w:rPr>
          <w:rFonts w:ascii="Times New Roman" w:hAnsi="Times New Roman" w:cs="Times New Roman"/>
          <w:b/>
          <w:bCs/>
          <w:sz w:val="24"/>
          <w:szCs w:val="24"/>
        </w:rPr>
      </w:pPr>
      <w:r w:rsidRPr="001169AB">
        <w:rPr>
          <w:rFonts w:ascii="Times New Roman" w:hAnsi="Times New Roman" w:cs="Times New Roman"/>
          <w:b/>
          <w:bCs/>
          <w:sz w:val="24"/>
          <w:szCs w:val="24"/>
        </w:rPr>
        <w:t>Finding files and Directories</w:t>
      </w:r>
    </w:p>
    <w:p w:rsidR="0090223A" w:rsidP="0090223A" w:rsidRDefault="0090223A" w14:paraId="07D1D610" w14:textId="77777777">
      <w:pPr>
        <w:spacing w:after="0"/>
        <w:rPr>
          <w:rFonts w:ascii="Times New Roman" w:hAnsi="Times New Roman" w:cs="Times New Roman"/>
          <w:sz w:val="24"/>
          <w:szCs w:val="24"/>
        </w:rPr>
      </w:pPr>
      <w:r w:rsidRPr="001169AB">
        <w:rPr>
          <w:rFonts w:ascii="Times New Roman" w:hAnsi="Times New Roman" w:cs="Times New Roman"/>
          <w:sz w:val="24"/>
          <w:szCs w:val="24"/>
        </w:rPr>
        <w:t>Finding files and directories in Linux is a common task</w:t>
      </w:r>
      <w:r>
        <w:rPr>
          <w:rFonts w:ascii="Times New Roman" w:hAnsi="Times New Roman" w:cs="Times New Roman"/>
          <w:sz w:val="24"/>
          <w:szCs w:val="24"/>
        </w:rPr>
        <w:t xml:space="preserve">. </w:t>
      </w:r>
      <w:r w:rsidRPr="001169AB">
        <w:rPr>
          <w:rFonts w:ascii="Times New Roman" w:hAnsi="Times New Roman" w:cs="Times New Roman"/>
          <w:sz w:val="24"/>
          <w:szCs w:val="24"/>
        </w:rPr>
        <w:t xml:space="preserve">The </w:t>
      </w:r>
      <w:proofErr w:type="gramStart"/>
      <w:r w:rsidRPr="001169AB">
        <w:rPr>
          <w:rFonts w:ascii="Times New Roman" w:hAnsi="Times New Roman" w:cs="Times New Roman"/>
          <w:sz w:val="24"/>
          <w:szCs w:val="24"/>
        </w:rPr>
        <w:t>most commonly used</w:t>
      </w:r>
      <w:proofErr w:type="gramEnd"/>
      <w:r w:rsidRPr="001169AB">
        <w:rPr>
          <w:rFonts w:ascii="Times New Roman" w:hAnsi="Times New Roman" w:cs="Times New Roman"/>
          <w:sz w:val="24"/>
          <w:szCs w:val="24"/>
        </w:rPr>
        <w:t xml:space="preserve"> commands for searching files and directories are </w:t>
      </w:r>
      <w:r w:rsidRPr="001169AB">
        <w:rPr>
          <w:rFonts w:ascii="Times New Roman" w:hAnsi="Times New Roman" w:cs="Times New Roman"/>
          <w:b/>
          <w:bCs/>
          <w:sz w:val="24"/>
          <w:szCs w:val="24"/>
        </w:rPr>
        <w:t xml:space="preserve">find, locate, </w:t>
      </w:r>
      <w:r w:rsidRPr="001169AB">
        <w:rPr>
          <w:rFonts w:ascii="Times New Roman" w:hAnsi="Times New Roman" w:cs="Times New Roman"/>
          <w:sz w:val="24"/>
          <w:szCs w:val="24"/>
        </w:rPr>
        <w:t>and</w:t>
      </w:r>
      <w:r w:rsidRPr="001169AB">
        <w:rPr>
          <w:rFonts w:ascii="Times New Roman" w:hAnsi="Times New Roman" w:cs="Times New Roman"/>
          <w:b/>
          <w:bCs/>
          <w:sz w:val="24"/>
          <w:szCs w:val="24"/>
        </w:rPr>
        <w:t xml:space="preserve"> which</w:t>
      </w:r>
      <w:r>
        <w:rPr>
          <w:rFonts w:ascii="Times New Roman" w:hAnsi="Times New Roman" w:cs="Times New Roman"/>
          <w:sz w:val="24"/>
          <w:szCs w:val="24"/>
        </w:rPr>
        <w:t>.</w:t>
      </w:r>
    </w:p>
    <w:p w:rsidRPr="001169AB" w:rsidR="0090223A" w:rsidP="003F1569" w:rsidRDefault="0090223A" w14:paraId="180DD964" w14:textId="77777777">
      <w:pPr>
        <w:pStyle w:val="ListParagraph"/>
        <w:numPr>
          <w:ilvl w:val="0"/>
          <w:numId w:val="24"/>
        </w:numPr>
        <w:spacing w:after="0"/>
        <w:rPr>
          <w:rFonts w:ascii="Times New Roman" w:hAnsi="Times New Roman" w:cs="Times New Roman"/>
          <w:b/>
          <w:bCs/>
          <w:sz w:val="24"/>
          <w:szCs w:val="24"/>
        </w:rPr>
      </w:pPr>
      <w:r w:rsidRPr="001169AB">
        <w:rPr>
          <w:rFonts w:ascii="Times New Roman" w:hAnsi="Times New Roman" w:cs="Times New Roman"/>
          <w:b/>
          <w:bCs/>
          <w:sz w:val="24"/>
          <w:szCs w:val="24"/>
        </w:rPr>
        <w:t>find Command</w:t>
      </w:r>
    </w:p>
    <w:p w:rsidRPr="001169AB" w:rsidR="0090223A" w:rsidP="0090223A" w:rsidRDefault="0090223A" w14:paraId="66597FEE" w14:textId="77777777">
      <w:pPr>
        <w:spacing w:after="0"/>
        <w:rPr>
          <w:rFonts w:ascii="Times New Roman" w:hAnsi="Times New Roman" w:cs="Times New Roman"/>
          <w:sz w:val="24"/>
          <w:szCs w:val="24"/>
        </w:rPr>
      </w:pPr>
      <w:r w:rsidRPr="001169AB">
        <w:rPr>
          <w:rFonts w:ascii="Times New Roman" w:hAnsi="Times New Roman" w:cs="Times New Roman"/>
          <w:sz w:val="24"/>
          <w:szCs w:val="24"/>
        </w:rPr>
        <w:t>The find command is a powerful tool for searching files and directories based on various criteria such as name, type, size, permissions, and modification time.</w:t>
      </w:r>
    </w:p>
    <w:p w:rsidRPr="001169AB" w:rsidR="0090223A" w:rsidP="0090223A" w:rsidRDefault="0090223A" w14:paraId="128DCCEB" w14:textId="77777777">
      <w:pPr>
        <w:spacing w:after="0"/>
        <w:rPr>
          <w:rFonts w:ascii="Times New Roman" w:hAnsi="Times New Roman" w:cs="Times New Roman"/>
          <w:b/>
          <w:bCs/>
          <w:sz w:val="24"/>
          <w:szCs w:val="24"/>
        </w:rPr>
      </w:pPr>
      <w:r w:rsidRPr="001169AB">
        <w:rPr>
          <w:rFonts w:ascii="Times New Roman" w:hAnsi="Times New Roman" w:cs="Times New Roman"/>
          <w:b/>
          <w:bCs/>
          <w:sz w:val="24"/>
          <w:szCs w:val="24"/>
        </w:rPr>
        <w:t>Basic Syntax</w:t>
      </w:r>
      <w:r>
        <w:rPr>
          <w:rFonts w:ascii="Times New Roman" w:hAnsi="Times New Roman" w:cs="Times New Roman"/>
          <w:b/>
          <w:bCs/>
          <w:sz w:val="24"/>
          <w:szCs w:val="24"/>
        </w:rPr>
        <w:t>:</w:t>
      </w:r>
    </w:p>
    <w:p w:rsidR="0090223A" w:rsidP="0090223A" w:rsidRDefault="0090223A" w14:paraId="64FB05B9" w14:textId="77777777">
      <w:pPr>
        <w:spacing w:after="0"/>
        <w:rPr>
          <w:rFonts w:ascii="Times New Roman" w:hAnsi="Times New Roman" w:cs="Times New Roman"/>
          <w:sz w:val="24"/>
          <w:szCs w:val="24"/>
        </w:rPr>
      </w:pPr>
      <w:r w:rsidRPr="001169AB">
        <w:rPr>
          <w:rFonts w:ascii="Times New Roman" w:hAnsi="Times New Roman" w:cs="Times New Roman"/>
          <w:sz w:val="24"/>
          <w:szCs w:val="24"/>
        </w:rPr>
        <w:t>find [path] [expression]</w:t>
      </w:r>
    </w:p>
    <w:p w:rsidRPr="001169AB" w:rsidR="0090223A" w:rsidP="0090223A" w:rsidRDefault="0090223A" w14:paraId="0D176672" w14:textId="77777777">
      <w:pPr>
        <w:spacing w:after="0"/>
        <w:rPr>
          <w:rFonts w:ascii="Times New Roman" w:hAnsi="Times New Roman" w:cs="Times New Roman"/>
          <w:b/>
          <w:bCs/>
          <w:sz w:val="24"/>
          <w:szCs w:val="24"/>
        </w:rPr>
      </w:pPr>
      <w:r w:rsidRPr="001169AB">
        <w:rPr>
          <w:rFonts w:ascii="Times New Roman" w:hAnsi="Times New Roman" w:cs="Times New Roman"/>
          <w:b/>
          <w:bCs/>
          <w:sz w:val="24"/>
          <w:szCs w:val="24"/>
        </w:rPr>
        <w:t>Examples</w:t>
      </w:r>
    </w:p>
    <w:p w:rsidR="0090223A" w:rsidP="003F1569" w:rsidRDefault="0090223A" w14:paraId="55C1EDE4" w14:textId="77777777">
      <w:pPr>
        <w:numPr>
          <w:ilvl w:val="0"/>
          <w:numId w:val="25"/>
        </w:numPr>
        <w:spacing w:after="0"/>
        <w:rPr>
          <w:rFonts w:ascii="Times New Roman" w:hAnsi="Times New Roman" w:cs="Times New Roman"/>
          <w:sz w:val="24"/>
          <w:szCs w:val="24"/>
        </w:rPr>
      </w:pPr>
      <w:r w:rsidRPr="001169AB">
        <w:rPr>
          <w:rFonts w:ascii="Times New Roman" w:hAnsi="Times New Roman" w:cs="Times New Roman"/>
          <w:b/>
          <w:bCs/>
          <w:sz w:val="24"/>
          <w:szCs w:val="24"/>
        </w:rPr>
        <w:t>Find files by name</w:t>
      </w:r>
      <w:r>
        <w:rPr>
          <w:rFonts w:ascii="Times New Roman" w:hAnsi="Times New Roman" w:cs="Times New Roman"/>
          <w:sz w:val="24"/>
          <w:szCs w:val="24"/>
        </w:rPr>
        <w:t xml:space="preserve">: </w:t>
      </w:r>
      <w:r w:rsidRPr="001169AB">
        <w:rPr>
          <w:rFonts w:ascii="Times New Roman" w:hAnsi="Times New Roman" w:cs="Times New Roman"/>
          <w:sz w:val="24"/>
          <w:szCs w:val="24"/>
        </w:rPr>
        <w:t xml:space="preserve">find </w:t>
      </w:r>
      <w:proofErr w:type="gramStart"/>
      <w:r w:rsidRPr="001169AB">
        <w:rPr>
          <w:rFonts w:ascii="Times New Roman" w:hAnsi="Times New Roman" w:cs="Times New Roman"/>
          <w:sz w:val="24"/>
          <w:szCs w:val="24"/>
        </w:rPr>
        <w:t>/path/to/search -name</w:t>
      </w:r>
      <w:proofErr w:type="gramEnd"/>
      <w:r w:rsidRPr="001169AB">
        <w:rPr>
          <w:rFonts w:ascii="Times New Roman" w:hAnsi="Times New Roman" w:cs="Times New Roman"/>
          <w:sz w:val="24"/>
          <w:szCs w:val="24"/>
        </w:rPr>
        <w:t xml:space="preserve"> "filename"</w:t>
      </w:r>
    </w:p>
    <w:p w:rsidR="0090223A" w:rsidP="003F1569" w:rsidRDefault="0090223A" w14:paraId="0BD032CD" w14:textId="77777777">
      <w:pPr>
        <w:numPr>
          <w:ilvl w:val="0"/>
          <w:numId w:val="25"/>
        </w:numPr>
        <w:spacing w:after="0"/>
        <w:rPr>
          <w:rFonts w:ascii="Times New Roman" w:hAnsi="Times New Roman" w:cs="Times New Roman"/>
          <w:sz w:val="24"/>
          <w:szCs w:val="24"/>
        </w:rPr>
      </w:pPr>
      <w:r w:rsidRPr="001169AB">
        <w:rPr>
          <w:rFonts w:ascii="Times New Roman" w:hAnsi="Times New Roman" w:cs="Times New Roman"/>
          <w:sz w:val="24"/>
          <w:szCs w:val="24"/>
        </w:rPr>
        <w:t>To perform a case-insensitive search:</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w:t>
      </w:r>
      <w:proofErr w:type="spellStart"/>
      <w:r w:rsidRPr="001169AB">
        <w:rPr>
          <w:rFonts w:ascii="Times New Roman" w:hAnsi="Times New Roman" w:cs="Times New Roman"/>
          <w:sz w:val="24"/>
          <w:szCs w:val="24"/>
        </w:rPr>
        <w:t>iname</w:t>
      </w:r>
      <w:proofErr w:type="spellEnd"/>
      <w:r w:rsidRPr="001169AB">
        <w:rPr>
          <w:rFonts w:ascii="Times New Roman" w:hAnsi="Times New Roman" w:cs="Times New Roman"/>
          <w:sz w:val="24"/>
          <w:szCs w:val="24"/>
        </w:rPr>
        <w:t xml:space="preserve"> "filename"</w:t>
      </w:r>
    </w:p>
    <w:p w:rsidR="0090223A" w:rsidP="003F1569" w:rsidRDefault="0090223A" w14:paraId="4D399653" w14:textId="77777777">
      <w:pPr>
        <w:numPr>
          <w:ilvl w:val="0"/>
          <w:numId w:val="25"/>
        </w:numPr>
        <w:spacing w:after="0"/>
        <w:rPr>
          <w:rFonts w:ascii="Times New Roman" w:hAnsi="Times New Roman" w:cs="Times New Roman"/>
          <w:sz w:val="24"/>
          <w:szCs w:val="24"/>
        </w:rPr>
      </w:pPr>
      <w:r w:rsidRPr="001169AB">
        <w:rPr>
          <w:rFonts w:ascii="Times New Roman" w:hAnsi="Times New Roman" w:cs="Times New Roman"/>
          <w:b/>
          <w:bCs/>
          <w:sz w:val="24"/>
          <w:szCs w:val="24"/>
        </w:rPr>
        <w:t>Find directories by name</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d -name "</w:t>
      </w:r>
      <w:proofErr w:type="spellStart"/>
      <w:r w:rsidRPr="001169AB">
        <w:rPr>
          <w:rFonts w:ascii="Times New Roman" w:hAnsi="Times New Roman" w:cs="Times New Roman"/>
          <w:sz w:val="24"/>
          <w:szCs w:val="24"/>
        </w:rPr>
        <w:t>directoryname</w:t>
      </w:r>
      <w:proofErr w:type="spellEnd"/>
      <w:r w:rsidRPr="001169AB">
        <w:rPr>
          <w:rFonts w:ascii="Times New Roman" w:hAnsi="Times New Roman" w:cs="Times New Roman"/>
          <w:sz w:val="24"/>
          <w:szCs w:val="24"/>
        </w:rPr>
        <w:t>"</w:t>
      </w:r>
    </w:p>
    <w:p w:rsidR="0090223A" w:rsidP="003F1569" w:rsidRDefault="0090223A" w14:paraId="3548BC4E" w14:textId="77777777">
      <w:pPr>
        <w:numPr>
          <w:ilvl w:val="0"/>
          <w:numId w:val="25"/>
        </w:numPr>
        <w:spacing w:after="0"/>
        <w:rPr>
          <w:rFonts w:ascii="Times New Roman" w:hAnsi="Times New Roman" w:cs="Times New Roman"/>
          <w:sz w:val="24"/>
          <w:szCs w:val="24"/>
        </w:rPr>
      </w:pPr>
      <w:r w:rsidRPr="001169AB">
        <w:rPr>
          <w:rFonts w:ascii="Times New Roman" w:hAnsi="Times New Roman" w:cs="Times New Roman"/>
          <w:b/>
          <w:bCs/>
          <w:sz w:val="24"/>
          <w:szCs w:val="24"/>
        </w:rPr>
        <w:t>Find files by extension</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f -name "*.txt"</w:t>
      </w:r>
    </w:p>
    <w:p w:rsidR="0090223A" w:rsidP="003F1569" w:rsidRDefault="0090223A" w14:paraId="426CC11F" w14:textId="77777777">
      <w:pPr>
        <w:numPr>
          <w:ilvl w:val="0"/>
          <w:numId w:val="25"/>
        </w:numPr>
        <w:spacing w:after="0"/>
        <w:rPr>
          <w:rFonts w:ascii="Times New Roman" w:hAnsi="Times New Roman" w:cs="Times New Roman"/>
          <w:sz w:val="24"/>
          <w:szCs w:val="24"/>
        </w:rPr>
      </w:pPr>
      <w:r w:rsidRPr="001169AB">
        <w:rPr>
          <w:rFonts w:ascii="Times New Roman" w:hAnsi="Times New Roman" w:cs="Times New Roman"/>
          <w:b/>
          <w:bCs/>
          <w:sz w:val="24"/>
          <w:szCs w:val="24"/>
        </w:rPr>
        <w:t>Find files modified in the last 7 days</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f -</w:t>
      </w:r>
      <w:proofErr w:type="spellStart"/>
      <w:r w:rsidRPr="001169AB">
        <w:rPr>
          <w:rFonts w:ascii="Times New Roman" w:hAnsi="Times New Roman" w:cs="Times New Roman"/>
          <w:sz w:val="24"/>
          <w:szCs w:val="24"/>
        </w:rPr>
        <w:t>mtime</w:t>
      </w:r>
      <w:proofErr w:type="spellEnd"/>
      <w:r w:rsidRPr="001169AB">
        <w:rPr>
          <w:rFonts w:ascii="Times New Roman" w:hAnsi="Times New Roman" w:cs="Times New Roman"/>
          <w:sz w:val="24"/>
          <w:szCs w:val="24"/>
        </w:rPr>
        <w:t xml:space="preserve"> -7</w:t>
      </w:r>
    </w:p>
    <w:p w:rsidRPr="001169AB" w:rsidR="0090223A" w:rsidP="003F1569" w:rsidRDefault="0090223A" w14:paraId="6139925C" w14:textId="7790DBC9">
      <w:pPr>
        <w:numPr>
          <w:ilvl w:val="0"/>
          <w:numId w:val="25"/>
        </w:numPr>
        <w:spacing w:after="0"/>
        <w:rPr>
          <w:rFonts w:ascii="Times New Roman" w:hAnsi="Times New Roman" w:cs="Times New Roman"/>
          <w:sz w:val="24"/>
          <w:szCs w:val="24"/>
        </w:rPr>
      </w:pPr>
      <w:r w:rsidRPr="001169AB">
        <w:rPr>
          <w:rFonts w:ascii="Times New Roman" w:hAnsi="Times New Roman" w:cs="Times New Roman"/>
          <w:b/>
          <w:bCs/>
          <w:sz w:val="24"/>
          <w:szCs w:val="24"/>
        </w:rPr>
        <w:t>Find files larger than 100MB</w:t>
      </w:r>
      <w:r w:rsidRPr="001169AB">
        <w:rPr>
          <w:rFonts w:ascii="Times New Roman" w:hAnsi="Times New Roman" w:cs="Times New Roman"/>
          <w:sz w:val="24"/>
          <w:szCs w:val="24"/>
        </w:rPr>
        <w:t>:</w:t>
      </w:r>
      <w:r>
        <w:rPr>
          <w:rFonts w:ascii="Times New Roman" w:hAnsi="Times New Roman" w:cs="Times New Roman"/>
          <w:sz w:val="24"/>
          <w:szCs w:val="24"/>
        </w:rPr>
        <w:t xml:space="preserve"> </w:t>
      </w:r>
      <w:del w:author="Abdullah, N (Contractor)" w:date="2025-04-08T10:25:00Z" w16du:dateUtc="2025-04-08T04:55:00Z" w:id="7">
        <w:r w:rsidRPr="001169AB" w:rsidDel="00970DE1">
          <w:rPr>
            <w:rFonts w:ascii="Times New Roman" w:hAnsi="Times New Roman" w:cs="Times New Roman"/>
            <w:sz w:val="24"/>
            <w:szCs w:val="24"/>
          </w:rPr>
          <w:delText>find /path/to/search -type f -size +100M</w:delText>
        </w:r>
      </w:del>
      <w:ins w:author="Abdullah, N (Contractor)" w:date="2025-04-08T10:25:00Z" w16du:dateUtc="2025-04-08T04:55:00Z" w:id="8">
        <w:r w:rsidR="00970DE1">
          <w:rPr>
            <w:rFonts w:ascii="Times New Roman" w:hAnsi="Times New Roman" w:cs="Times New Roman"/>
            <w:sz w:val="24"/>
            <w:szCs w:val="24"/>
          </w:rPr>
          <w:t>qq</w:t>
        </w:r>
      </w:ins>
      <w:ins w:author="Abdullah, N (Contractor)" w:date="2025-04-08T11:14:00Z" w16du:dateUtc="2025-04-08T05:44:00Z" w:id="9">
        <w:r w:rsidR="0087611A">
          <w:rPr>
            <w:rFonts w:ascii="Times New Roman" w:hAnsi="Times New Roman" w:cs="Times New Roman"/>
            <w:sz w:val="24"/>
            <w:szCs w:val="24"/>
          </w:rPr>
          <w:t>c2</w:t>
        </w:r>
      </w:ins>
    </w:p>
    <w:p w:rsidRPr="001169AB" w:rsidR="0090223A" w:rsidP="003F1569" w:rsidRDefault="0090223A" w14:paraId="78B0B3ED" w14:textId="77777777">
      <w:pPr>
        <w:pStyle w:val="ListParagraph"/>
        <w:numPr>
          <w:ilvl w:val="0"/>
          <w:numId w:val="24"/>
        </w:numPr>
        <w:spacing w:after="0"/>
        <w:rPr>
          <w:rFonts w:ascii="Times New Roman" w:hAnsi="Times New Roman" w:cs="Times New Roman"/>
          <w:b/>
          <w:bCs/>
          <w:sz w:val="24"/>
          <w:szCs w:val="24"/>
        </w:rPr>
      </w:pPr>
      <w:r w:rsidRPr="001169AB">
        <w:rPr>
          <w:rFonts w:ascii="Times New Roman" w:hAnsi="Times New Roman" w:cs="Times New Roman"/>
          <w:b/>
          <w:bCs/>
          <w:sz w:val="24"/>
          <w:szCs w:val="24"/>
        </w:rPr>
        <w:t>locate Command</w:t>
      </w:r>
    </w:p>
    <w:p w:rsidR="0090223A" w:rsidP="0090223A" w:rsidRDefault="0090223A" w14:paraId="2DF38981" w14:textId="77777777">
      <w:pPr>
        <w:spacing w:after="0"/>
        <w:rPr>
          <w:rFonts w:ascii="Times New Roman" w:hAnsi="Times New Roman" w:cs="Times New Roman"/>
          <w:sz w:val="24"/>
          <w:szCs w:val="24"/>
        </w:rPr>
      </w:pPr>
      <w:r w:rsidRPr="001169AB">
        <w:rPr>
          <w:rFonts w:ascii="Times New Roman" w:hAnsi="Times New Roman" w:cs="Times New Roman"/>
          <w:sz w:val="24"/>
          <w:szCs w:val="24"/>
        </w:rPr>
        <w:t xml:space="preserve">The locate command searches for files and directories by name using a pre-built database. It is faster than find but depends on the database being </w:t>
      </w:r>
      <w:proofErr w:type="gramStart"/>
      <w:r w:rsidRPr="001169AB">
        <w:rPr>
          <w:rFonts w:ascii="Times New Roman" w:hAnsi="Times New Roman" w:cs="Times New Roman"/>
          <w:sz w:val="24"/>
          <w:szCs w:val="24"/>
        </w:rPr>
        <w:t>up-to-date</w:t>
      </w:r>
      <w:proofErr w:type="gramEnd"/>
      <w:r>
        <w:rPr>
          <w:rFonts w:ascii="Times New Roman" w:hAnsi="Times New Roman" w:cs="Times New Roman"/>
          <w:sz w:val="24"/>
          <w:szCs w:val="24"/>
        </w:rPr>
        <w:t xml:space="preserve">. It is faster than find command. Syntax: </w:t>
      </w:r>
      <w:r w:rsidRPr="001169AB">
        <w:rPr>
          <w:rFonts w:ascii="Times New Roman" w:hAnsi="Times New Roman" w:cs="Times New Roman"/>
          <w:sz w:val="24"/>
          <w:szCs w:val="24"/>
        </w:rPr>
        <w:t>locate [pattern]</w:t>
      </w:r>
    </w:p>
    <w:p w:rsidRPr="00424C68" w:rsidR="0090223A" w:rsidP="0090223A" w:rsidRDefault="0090223A" w14:paraId="72EEDDD2" w14:textId="77777777">
      <w:pPr>
        <w:spacing w:after="0"/>
        <w:rPr>
          <w:rFonts w:ascii="Times New Roman" w:hAnsi="Times New Roman" w:cs="Times New Roman"/>
          <w:b/>
          <w:bCs/>
          <w:sz w:val="24"/>
          <w:szCs w:val="24"/>
        </w:rPr>
      </w:pPr>
      <w:r w:rsidRPr="00424C68">
        <w:rPr>
          <w:rFonts w:ascii="Times New Roman" w:hAnsi="Times New Roman" w:cs="Times New Roman"/>
          <w:b/>
          <w:bCs/>
          <w:sz w:val="24"/>
          <w:szCs w:val="24"/>
        </w:rPr>
        <w:t>Examples</w:t>
      </w:r>
    </w:p>
    <w:p w:rsidR="0090223A" w:rsidP="003F1569" w:rsidRDefault="0090223A" w14:paraId="50C0B7D3" w14:textId="77777777">
      <w:pPr>
        <w:numPr>
          <w:ilvl w:val="0"/>
          <w:numId w:val="26"/>
        </w:numPr>
        <w:spacing w:after="0"/>
        <w:rPr>
          <w:rFonts w:ascii="Times New Roman" w:hAnsi="Times New Roman" w:cs="Times New Roman"/>
          <w:sz w:val="24"/>
          <w:szCs w:val="24"/>
        </w:rPr>
      </w:pPr>
      <w:r w:rsidRPr="00424C68">
        <w:rPr>
          <w:rFonts w:ascii="Times New Roman" w:hAnsi="Times New Roman" w:cs="Times New Roman"/>
          <w:b/>
          <w:bCs/>
          <w:sz w:val="24"/>
          <w:szCs w:val="24"/>
        </w:rPr>
        <w:t>Find files or directories by name</w:t>
      </w:r>
      <w:r w:rsidRPr="00424C68">
        <w:rPr>
          <w:rFonts w:ascii="Times New Roman" w:hAnsi="Times New Roman" w:cs="Times New Roman"/>
          <w:sz w:val="24"/>
          <w:szCs w:val="24"/>
        </w:rPr>
        <w:t>:</w:t>
      </w:r>
      <w:r>
        <w:rPr>
          <w:rFonts w:ascii="Times New Roman" w:hAnsi="Times New Roman" w:cs="Times New Roman"/>
          <w:sz w:val="24"/>
          <w:szCs w:val="24"/>
        </w:rPr>
        <w:t xml:space="preserve"> </w:t>
      </w:r>
      <w:r w:rsidRPr="00424C68">
        <w:rPr>
          <w:rFonts w:ascii="Times New Roman" w:hAnsi="Times New Roman" w:cs="Times New Roman"/>
          <w:sz w:val="24"/>
          <w:szCs w:val="24"/>
        </w:rPr>
        <w:t>locate filename</w:t>
      </w:r>
    </w:p>
    <w:p w:rsidRPr="00424C68" w:rsidR="0090223A" w:rsidP="003F1569" w:rsidRDefault="0090223A" w14:paraId="0C590148" w14:textId="77777777">
      <w:pPr>
        <w:numPr>
          <w:ilvl w:val="0"/>
          <w:numId w:val="26"/>
        </w:numPr>
        <w:spacing w:after="0"/>
        <w:rPr>
          <w:rFonts w:ascii="Times New Roman" w:hAnsi="Times New Roman" w:cs="Times New Roman"/>
          <w:sz w:val="24"/>
          <w:szCs w:val="24"/>
        </w:rPr>
      </w:pPr>
      <w:r w:rsidRPr="00424C68">
        <w:rPr>
          <w:rFonts w:ascii="Times New Roman" w:hAnsi="Times New Roman" w:cs="Times New Roman"/>
          <w:b/>
          <w:bCs/>
          <w:sz w:val="24"/>
          <w:szCs w:val="24"/>
        </w:rPr>
        <w:t>Find files with a specific extension</w:t>
      </w:r>
      <w:r w:rsidRPr="00424C68">
        <w:rPr>
          <w:rFonts w:ascii="Times New Roman" w:hAnsi="Times New Roman" w:cs="Times New Roman"/>
          <w:sz w:val="24"/>
          <w:szCs w:val="24"/>
        </w:rPr>
        <w:t>:</w:t>
      </w:r>
      <w:r>
        <w:rPr>
          <w:rFonts w:ascii="Times New Roman" w:hAnsi="Times New Roman" w:cs="Times New Roman"/>
          <w:sz w:val="24"/>
          <w:szCs w:val="24"/>
        </w:rPr>
        <w:t xml:space="preserve"> </w:t>
      </w:r>
      <w:r w:rsidRPr="00424C68">
        <w:rPr>
          <w:rFonts w:ascii="Times New Roman" w:hAnsi="Times New Roman" w:cs="Times New Roman"/>
          <w:sz w:val="24"/>
          <w:szCs w:val="24"/>
        </w:rPr>
        <w:t>locate "*.txt"</w:t>
      </w:r>
    </w:p>
    <w:p w:rsidR="0090223A" w:rsidP="0090223A" w:rsidRDefault="0090223A" w14:paraId="4D92E2A6" w14:textId="77777777">
      <w:pPr>
        <w:spacing w:after="0"/>
        <w:rPr>
          <w:rFonts w:ascii="Times New Roman" w:hAnsi="Times New Roman" w:cs="Times New Roman"/>
          <w:sz w:val="24"/>
          <w:szCs w:val="24"/>
        </w:rPr>
      </w:pPr>
    </w:p>
    <w:p w:rsidRPr="001169AB" w:rsidR="0090223A" w:rsidP="003F1569" w:rsidRDefault="0090223A" w14:paraId="170DDCB0" w14:textId="77777777">
      <w:pPr>
        <w:pStyle w:val="ListParagraph"/>
        <w:numPr>
          <w:ilvl w:val="0"/>
          <w:numId w:val="24"/>
        </w:numPr>
        <w:spacing w:after="0"/>
        <w:rPr>
          <w:rFonts w:ascii="Times New Roman" w:hAnsi="Times New Roman" w:cs="Times New Roman"/>
          <w:b/>
          <w:bCs/>
          <w:sz w:val="24"/>
          <w:szCs w:val="24"/>
        </w:rPr>
      </w:pPr>
      <w:r w:rsidRPr="001169AB">
        <w:rPr>
          <w:rFonts w:ascii="Times New Roman" w:hAnsi="Times New Roman" w:cs="Times New Roman"/>
          <w:b/>
          <w:bCs/>
          <w:sz w:val="24"/>
          <w:szCs w:val="24"/>
        </w:rPr>
        <w:t>which Command</w:t>
      </w:r>
    </w:p>
    <w:p w:rsidRPr="001169AB" w:rsidR="0090223A" w:rsidP="0090223A" w:rsidRDefault="0090223A" w14:paraId="09D81260" w14:textId="77777777">
      <w:pPr>
        <w:spacing w:after="0"/>
        <w:rPr>
          <w:rFonts w:ascii="Times New Roman" w:hAnsi="Times New Roman" w:cs="Times New Roman"/>
          <w:sz w:val="24"/>
          <w:szCs w:val="24"/>
        </w:rPr>
      </w:pPr>
      <w:r w:rsidRPr="001169AB">
        <w:rPr>
          <w:rFonts w:ascii="Times New Roman" w:hAnsi="Times New Roman" w:cs="Times New Roman"/>
          <w:sz w:val="24"/>
          <w:szCs w:val="24"/>
        </w:rPr>
        <w:t>The which command is used to find the location of executable files in the directories listed in the user's PATH environment variable.</w:t>
      </w:r>
      <w:r>
        <w:rPr>
          <w:rFonts w:ascii="Times New Roman" w:hAnsi="Times New Roman" w:cs="Times New Roman"/>
          <w:sz w:val="24"/>
          <w:szCs w:val="24"/>
        </w:rPr>
        <w:t xml:space="preserve"> Syntax: </w:t>
      </w:r>
      <w:r w:rsidRPr="001169AB">
        <w:rPr>
          <w:rFonts w:ascii="Times New Roman" w:hAnsi="Times New Roman" w:cs="Times New Roman"/>
          <w:sz w:val="24"/>
          <w:szCs w:val="24"/>
        </w:rPr>
        <w:t>which [command]</w:t>
      </w:r>
    </w:p>
    <w:p w:rsidR="0090223A" w:rsidP="0090223A" w:rsidRDefault="0090223A" w14:paraId="41459676" w14:textId="77777777">
      <w:pPr>
        <w:pStyle w:val="ListParagraph"/>
        <w:spacing w:after="0"/>
        <w:ind w:left="360"/>
        <w:rPr>
          <w:rFonts w:ascii="Times New Roman" w:hAnsi="Times New Roman" w:cs="Times New Roman"/>
          <w:sz w:val="24"/>
          <w:szCs w:val="24"/>
        </w:rPr>
      </w:pPr>
    </w:p>
    <w:p w:rsidR="002D16DC" w:rsidP="0090223A" w:rsidRDefault="002D16DC" w14:paraId="758F09CF" w14:textId="77777777">
      <w:pPr>
        <w:pStyle w:val="ListParagraph"/>
        <w:spacing w:after="0"/>
        <w:ind w:left="360"/>
        <w:rPr>
          <w:rFonts w:ascii="Times New Roman" w:hAnsi="Times New Roman" w:cs="Times New Roman"/>
          <w:sz w:val="24"/>
          <w:szCs w:val="24"/>
        </w:rPr>
      </w:pPr>
    </w:p>
    <w:p w:rsidR="0090223A" w:rsidP="003F1569" w:rsidRDefault="0090223A" w14:paraId="25A9FF71" w14:textId="77777777">
      <w:pPr>
        <w:pStyle w:val="ListParagraph"/>
        <w:numPr>
          <w:ilvl w:val="0"/>
          <w:numId w:val="76"/>
        </w:numPr>
        <w:spacing w:after="0"/>
        <w:rPr>
          <w:rFonts w:ascii="Times New Roman" w:hAnsi="Times New Roman" w:cs="Times New Roman"/>
          <w:b/>
          <w:bCs/>
          <w:sz w:val="24"/>
          <w:szCs w:val="24"/>
        </w:rPr>
      </w:pPr>
      <w:r w:rsidRPr="0059398A">
        <w:rPr>
          <w:rFonts w:ascii="Times New Roman" w:hAnsi="Times New Roman" w:cs="Times New Roman"/>
          <w:b/>
          <w:bCs/>
          <w:sz w:val="24"/>
          <w:szCs w:val="24"/>
        </w:rPr>
        <w:t>Viewing Files</w:t>
      </w:r>
      <w:r>
        <w:rPr>
          <w:rFonts w:ascii="Times New Roman" w:hAnsi="Times New Roman" w:cs="Times New Roman"/>
          <w:b/>
          <w:bCs/>
          <w:sz w:val="24"/>
          <w:szCs w:val="24"/>
        </w:rPr>
        <w:t xml:space="preserve"> </w:t>
      </w:r>
    </w:p>
    <w:p w:rsidR="00A31292" w:rsidP="0090223A" w:rsidRDefault="593D5F12" w14:paraId="41AC5FCF" w14:textId="0CCD4F08">
      <w:pPr>
        <w:pStyle w:val="ListParagraph"/>
        <w:spacing w:after="0"/>
        <w:ind w:left="360"/>
        <w:rPr>
          <w:rFonts w:ascii="Times New Roman" w:hAnsi="Times New Roman" w:cs="Times New Roman"/>
          <w:sz w:val="24"/>
          <w:szCs w:val="24"/>
        </w:rPr>
      </w:pPr>
      <w:ins w:author="Jafarullah, Rinoz (Contractor)" w:date="2025-04-09T18:16:00Z" w:id="10">
        <w:r>
          <w:t>\</w:t>
        </w:r>
      </w:ins>
      <w:r w:rsidR="49E8E1F4">
        <w:rPr>
          <w:noProof/>
        </w:rPr>
        <w:drawing>
          <wp:inline distT="0" distB="0" distL="0" distR="0" wp14:anchorId="7633285E" wp14:editId="62B0E238">
            <wp:extent cx="5731510" cy="2851785"/>
            <wp:effectExtent l="0" t="0" r="2540" b="5715"/>
            <wp:docPr id="209994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rsidR="0090223A" w:rsidP="0090223A" w:rsidRDefault="0090223A" w14:paraId="05B94BF9" w14:textId="12362168">
      <w:pPr>
        <w:pStyle w:val="ListParagraph"/>
        <w:spacing w:after="0"/>
        <w:ind w:left="360"/>
        <w:rPr>
          <w:rFonts w:ascii="Times New Roman" w:hAnsi="Times New Roman" w:cs="Times New Roman"/>
          <w:sz w:val="24"/>
          <w:szCs w:val="24"/>
        </w:rPr>
      </w:pPr>
      <w:r w:rsidRPr="0059398A">
        <w:rPr>
          <w:rFonts w:ascii="Times New Roman" w:hAnsi="Times New Roman" w:cs="Times New Roman"/>
          <w:sz w:val="24"/>
          <w:szCs w:val="24"/>
        </w:rPr>
        <w:t>In Linux, there are several commands to view the contents of files, each with its own use cases and advantages</w:t>
      </w:r>
    </w:p>
    <w:p w:rsidR="0090223A" w:rsidP="003F1569" w:rsidRDefault="0090223A" w14:paraId="30A45298" w14:textId="77777777">
      <w:pPr>
        <w:pStyle w:val="ListParagraph"/>
        <w:numPr>
          <w:ilvl w:val="0"/>
          <w:numId w:val="27"/>
        </w:numPr>
        <w:spacing w:after="0"/>
        <w:rPr>
          <w:rFonts w:ascii="Times New Roman" w:hAnsi="Times New Roman" w:cs="Times New Roman"/>
          <w:sz w:val="24"/>
          <w:szCs w:val="24"/>
        </w:rPr>
      </w:pPr>
      <w:r w:rsidRPr="0059398A">
        <w:rPr>
          <w:rFonts w:ascii="Times New Roman" w:hAnsi="Times New Roman" w:cs="Times New Roman"/>
          <w:sz w:val="24"/>
          <w:szCs w:val="24"/>
        </w:rPr>
        <w:t>Cat</w:t>
      </w:r>
      <w:r>
        <w:rPr>
          <w:rFonts w:ascii="Times New Roman" w:hAnsi="Times New Roman" w:cs="Times New Roman"/>
          <w:sz w:val="24"/>
          <w:szCs w:val="24"/>
        </w:rPr>
        <w:t xml:space="preserve">: </w:t>
      </w:r>
      <w:r w:rsidRPr="0059398A">
        <w:rPr>
          <w:rFonts w:ascii="Times New Roman" w:hAnsi="Times New Roman" w:cs="Times New Roman"/>
          <w:sz w:val="24"/>
          <w:szCs w:val="24"/>
        </w:rPr>
        <w:t>The cat command is used to concatenate and display the content of files.</w:t>
      </w:r>
      <w:r>
        <w:rPr>
          <w:rFonts w:ascii="Times New Roman" w:hAnsi="Times New Roman" w:cs="Times New Roman"/>
          <w:sz w:val="24"/>
          <w:szCs w:val="24"/>
        </w:rPr>
        <w:t xml:space="preserve"> Syntax: </w:t>
      </w:r>
      <w:r w:rsidRPr="0059398A">
        <w:rPr>
          <w:rFonts w:ascii="Times New Roman" w:hAnsi="Times New Roman" w:cs="Times New Roman"/>
          <w:sz w:val="24"/>
          <w:szCs w:val="24"/>
        </w:rPr>
        <w:t>cat filename</w:t>
      </w:r>
    </w:p>
    <w:p w:rsidR="0090223A" w:rsidP="003F1569" w:rsidRDefault="76038C9C" w14:paraId="2B016178" w14:textId="12BC9B08">
      <w:pPr>
        <w:pStyle w:val="ListParagraph"/>
        <w:numPr>
          <w:ilvl w:val="0"/>
          <w:numId w:val="27"/>
        </w:numPr>
        <w:spacing w:after="0"/>
        <w:rPr>
          <w:rFonts w:ascii="Times New Roman" w:hAnsi="Times New Roman" w:cs="Times New Roman"/>
          <w:sz w:val="24"/>
          <w:szCs w:val="24"/>
        </w:rPr>
      </w:pPr>
      <w:ins w:author="Varunya, Dasari (Contractor)" w:date="2025-04-09T14:57:00Z" w:id="11">
        <w:r w:rsidRPr="13699263">
          <w:rPr>
            <w:rFonts w:ascii="Times New Roman" w:hAnsi="Times New Roman" w:cs="Times New Roman"/>
            <w:sz w:val="24"/>
            <w:szCs w:val="24"/>
          </w:rPr>
          <w:t>`</w:t>
        </w:r>
      </w:ins>
      <w:r w:rsidR="0090223A">
        <w:rPr>
          <w:rFonts w:ascii="Times New Roman" w:hAnsi="Times New Roman" w:cs="Times New Roman"/>
          <w:sz w:val="24"/>
          <w:szCs w:val="24"/>
        </w:rPr>
        <w:t>L</w:t>
      </w:r>
      <w:r w:rsidRPr="0059398A" w:rsidR="0090223A">
        <w:rPr>
          <w:rFonts w:ascii="Times New Roman" w:hAnsi="Times New Roman" w:cs="Times New Roman"/>
          <w:sz w:val="24"/>
          <w:szCs w:val="24"/>
        </w:rPr>
        <w:t>ess</w:t>
      </w:r>
      <w:r w:rsidR="0090223A">
        <w:rPr>
          <w:rFonts w:ascii="Times New Roman" w:hAnsi="Times New Roman" w:cs="Times New Roman"/>
          <w:sz w:val="24"/>
          <w:szCs w:val="24"/>
        </w:rPr>
        <w:t xml:space="preserve">: </w:t>
      </w:r>
      <w:r w:rsidRPr="0059398A" w:rsidR="0090223A">
        <w:rPr>
          <w:rFonts w:ascii="Times New Roman" w:hAnsi="Times New Roman" w:cs="Times New Roman"/>
          <w:sz w:val="24"/>
          <w:szCs w:val="24"/>
        </w:rPr>
        <w:t>The less command is used to view the content of files one screen at a time.</w:t>
      </w:r>
      <w:r w:rsidR="0090223A">
        <w:rPr>
          <w:rFonts w:ascii="Times New Roman" w:hAnsi="Times New Roman" w:cs="Times New Roman"/>
          <w:sz w:val="24"/>
          <w:szCs w:val="24"/>
        </w:rPr>
        <w:t xml:space="preserve"> Syntax:  </w:t>
      </w:r>
      <w:r w:rsidRPr="004209BC" w:rsidR="0090223A">
        <w:rPr>
          <w:rFonts w:ascii="Times New Roman" w:hAnsi="Times New Roman" w:cs="Times New Roman"/>
          <w:sz w:val="24"/>
          <w:szCs w:val="24"/>
        </w:rPr>
        <w:t>less filename</w:t>
      </w:r>
    </w:p>
    <w:p w:rsidR="0090223A" w:rsidP="003F1569" w:rsidRDefault="0090223A" w14:paraId="6F0500AC" w14:textId="77777777">
      <w:pPr>
        <w:pStyle w:val="ListParagraph"/>
        <w:numPr>
          <w:ilvl w:val="0"/>
          <w:numId w:val="27"/>
        </w:numPr>
        <w:spacing w:after="0"/>
        <w:rPr>
          <w:rFonts w:ascii="Times New Roman" w:hAnsi="Times New Roman" w:cs="Times New Roman"/>
          <w:sz w:val="24"/>
          <w:szCs w:val="24"/>
        </w:rPr>
      </w:pPr>
      <w:r w:rsidRPr="004209BC">
        <w:rPr>
          <w:rFonts w:ascii="Times New Roman" w:hAnsi="Times New Roman" w:cs="Times New Roman"/>
          <w:sz w:val="24"/>
          <w:szCs w:val="24"/>
        </w:rPr>
        <w:t xml:space="preserve">More: The more command is </w:t>
      </w:r>
      <w:proofErr w:type="gramStart"/>
      <w:r w:rsidRPr="004209BC">
        <w:rPr>
          <w:rFonts w:ascii="Times New Roman" w:hAnsi="Times New Roman" w:cs="Times New Roman"/>
          <w:sz w:val="24"/>
          <w:szCs w:val="24"/>
        </w:rPr>
        <w:t>similar to</w:t>
      </w:r>
      <w:proofErr w:type="gramEnd"/>
      <w:r w:rsidRPr="004209BC">
        <w:rPr>
          <w:rFonts w:ascii="Times New Roman" w:hAnsi="Times New Roman" w:cs="Times New Roman"/>
          <w:sz w:val="24"/>
          <w:szCs w:val="24"/>
        </w:rPr>
        <w:t xml:space="preserve"> less, but with fewer features.</w:t>
      </w:r>
      <w:r>
        <w:rPr>
          <w:rFonts w:ascii="Times New Roman" w:hAnsi="Times New Roman" w:cs="Times New Roman"/>
          <w:sz w:val="24"/>
          <w:szCs w:val="24"/>
        </w:rPr>
        <w:t xml:space="preserve"> Syntax:  </w:t>
      </w:r>
      <w:r w:rsidRPr="004209BC">
        <w:rPr>
          <w:rFonts w:ascii="Times New Roman" w:hAnsi="Times New Roman" w:cs="Times New Roman"/>
          <w:sz w:val="24"/>
          <w:szCs w:val="24"/>
        </w:rPr>
        <w:t>more filename</w:t>
      </w:r>
    </w:p>
    <w:p w:rsidR="0090223A" w:rsidP="003F1569" w:rsidRDefault="0090223A" w14:paraId="2DF7BCA6" w14:textId="77777777">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 xml:space="preserve">Head: </w:t>
      </w:r>
      <w:r w:rsidRPr="004209BC">
        <w:rPr>
          <w:rFonts w:ascii="Times New Roman" w:hAnsi="Times New Roman" w:cs="Times New Roman"/>
          <w:sz w:val="24"/>
          <w:szCs w:val="24"/>
        </w:rPr>
        <w:t xml:space="preserve">The </w:t>
      </w:r>
      <w:r w:rsidRPr="004209BC">
        <w:rPr>
          <w:rStyle w:val="HTMLCode"/>
          <w:rFonts w:ascii="Times New Roman" w:hAnsi="Times New Roman" w:cs="Times New Roman" w:eastAsiaTheme="minorHAnsi"/>
          <w:sz w:val="24"/>
          <w:szCs w:val="24"/>
        </w:rPr>
        <w:t>head</w:t>
      </w:r>
      <w:r w:rsidRPr="004209BC">
        <w:rPr>
          <w:rFonts w:ascii="Times New Roman" w:hAnsi="Times New Roman" w:cs="Times New Roman"/>
          <w:sz w:val="24"/>
          <w:szCs w:val="24"/>
        </w:rPr>
        <w:t xml:space="preserve"> command displays the first few lines of a file (default is 10 lines).</w:t>
      </w:r>
      <w:r>
        <w:rPr>
          <w:rFonts w:ascii="Times New Roman" w:hAnsi="Times New Roman" w:cs="Times New Roman"/>
          <w:sz w:val="24"/>
          <w:szCs w:val="24"/>
        </w:rPr>
        <w:t xml:space="preserve"> Syntax: </w:t>
      </w:r>
      <w:r w:rsidRPr="004209BC">
        <w:rPr>
          <w:rFonts w:ascii="Times New Roman" w:hAnsi="Times New Roman" w:cs="Times New Roman"/>
          <w:sz w:val="24"/>
          <w:szCs w:val="24"/>
        </w:rPr>
        <w:t>tail filename</w:t>
      </w:r>
    </w:p>
    <w:p w:rsidRPr="004209BC" w:rsidR="0090223A" w:rsidP="003F1569" w:rsidRDefault="0090223A" w14:paraId="140CF104" w14:textId="77777777">
      <w:pPr>
        <w:pStyle w:val="ListParagraph"/>
        <w:numPr>
          <w:ilvl w:val="0"/>
          <w:numId w:val="27"/>
        </w:numPr>
        <w:spacing w:after="0"/>
        <w:rPr>
          <w:rFonts w:ascii="Times New Roman" w:hAnsi="Times New Roman" w:cs="Times New Roman"/>
          <w:sz w:val="24"/>
          <w:szCs w:val="24"/>
        </w:rPr>
      </w:pPr>
      <w:r w:rsidRPr="004209BC">
        <w:rPr>
          <w:rFonts w:ascii="Times New Roman" w:hAnsi="Times New Roman" w:cs="Times New Roman"/>
          <w:sz w:val="24"/>
          <w:szCs w:val="24"/>
        </w:rPr>
        <w:t xml:space="preserve">Tail: The </w:t>
      </w:r>
      <w:r w:rsidRPr="004209BC">
        <w:rPr>
          <w:rStyle w:val="HTMLCode"/>
          <w:rFonts w:ascii="Times New Roman" w:hAnsi="Times New Roman" w:cs="Times New Roman" w:eastAsiaTheme="majorEastAsia"/>
          <w:sz w:val="24"/>
          <w:szCs w:val="24"/>
        </w:rPr>
        <w:t>tail</w:t>
      </w:r>
      <w:r w:rsidRPr="004209BC">
        <w:rPr>
          <w:rFonts w:ascii="Times New Roman" w:hAnsi="Times New Roman" w:cs="Times New Roman"/>
          <w:sz w:val="24"/>
          <w:szCs w:val="24"/>
        </w:rPr>
        <w:t xml:space="preserve"> command displays the last few lines of a file (default is 10 lines).</w:t>
      </w:r>
      <w:r>
        <w:rPr>
          <w:rFonts w:ascii="Times New Roman" w:hAnsi="Times New Roman" w:cs="Times New Roman"/>
          <w:sz w:val="24"/>
          <w:szCs w:val="24"/>
        </w:rPr>
        <w:t xml:space="preserve"> Syntax:  </w:t>
      </w:r>
      <w:r w:rsidRPr="004209BC">
        <w:rPr>
          <w:rFonts w:ascii="Times New Roman" w:hAnsi="Times New Roman" w:cs="Times New Roman"/>
          <w:sz w:val="24"/>
          <w:szCs w:val="24"/>
        </w:rPr>
        <w:t>tail filename</w:t>
      </w:r>
    </w:p>
    <w:p w:rsidR="0090223A" w:rsidP="0090223A" w:rsidRDefault="0090223A" w14:paraId="4F86EF95" w14:textId="77777777">
      <w:pPr>
        <w:pStyle w:val="ListParagraph"/>
        <w:spacing w:after="0"/>
        <w:ind w:left="360"/>
        <w:rPr>
          <w:rFonts w:ascii="Times New Roman" w:hAnsi="Times New Roman" w:cs="Times New Roman"/>
          <w:sz w:val="24"/>
          <w:szCs w:val="24"/>
        </w:rPr>
      </w:pPr>
    </w:p>
    <w:p w:rsidR="0090223A" w:rsidP="0090223A" w:rsidRDefault="0090223A" w14:paraId="06A20BC3" w14:textId="77777777">
      <w:pPr>
        <w:pStyle w:val="ListParagraph"/>
        <w:spacing w:after="0"/>
        <w:ind w:left="360"/>
        <w:rPr>
          <w:rFonts w:ascii="Times New Roman" w:hAnsi="Times New Roman" w:cs="Times New Roman"/>
          <w:sz w:val="24"/>
          <w:szCs w:val="24"/>
        </w:rPr>
      </w:pPr>
    </w:p>
    <w:p w:rsidRPr="00DE1BEE" w:rsidR="0090223A" w:rsidP="003F1569" w:rsidRDefault="0090223A" w14:paraId="11A9E925" w14:textId="77777777">
      <w:pPr>
        <w:pStyle w:val="ListParagraph"/>
        <w:numPr>
          <w:ilvl w:val="0"/>
          <w:numId w:val="76"/>
        </w:numPr>
        <w:spacing w:after="0"/>
        <w:rPr>
          <w:rFonts w:ascii="Times New Roman" w:hAnsi="Times New Roman" w:cs="Times New Roman"/>
          <w:b/>
          <w:bCs/>
          <w:sz w:val="24"/>
          <w:szCs w:val="24"/>
        </w:rPr>
      </w:pPr>
      <w:r w:rsidRPr="00DE1BEE">
        <w:rPr>
          <w:rFonts w:ascii="Times New Roman" w:hAnsi="Times New Roman" w:cs="Times New Roman"/>
          <w:b/>
          <w:bCs/>
          <w:sz w:val="24"/>
          <w:szCs w:val="24"/>
        </w:rPr>
        <w:t>Nano Editor</w:t>
      </w:r>
    </w:p>
    <w:p w:rsidR="0090223A" w:rsidP="0090223A" w:rsidRDefault="0090223A" w14:paraId="3E61F7D9" w14:textId="77777777">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N</w:t>
      </w:r>
      <w:r w:rsidRPr="004209BC">
        <w:rPr>
          <w:rFonts w:ascii="Times New Roman" w:hAnsi="Times New Roman" w:cs="Times New Roman"/>
          <w:sz w:val="24"/>
          <w:szCs w:val="24"/>
        </w:rPr>
        <w:t>ano is a simple, user-friendly text editor that is included with many Linux distributions. It is a good choice for beginners due to its simplicity and ease of use.</w:t>
      </w:r>
      <w:r>
        <w:rPr>
          <w:rFonts w:ascii="Times New Roman" w:hAnsi="Times New Roman" w:cs="Times New Roman"/>
          <w:sz w:val="24"/>
          <w:szCs w:val="24"/>
        </w:rPr>
        <w:t xml:space="preserve"> Syntax: </w:t>
      </w:r>
      <w:r w:rsidRPr="004209BC">
        <w:rPr>
          <w:rFonts w:ascii="Times New Roman" w:hAnsi="Times New Roman" w:cs="Times New Roman"/>
          <w:sz w:val="24"/>
          <w:szCs w:val="24"/>
        </w:rPr>
        <w:t>nano filename</w:t>
      </w:r>
      <w:r>
        <w:rPr>
          <w:rFonts w:ascii="Times New Roman" w:hAnsi="Times New Roman" w:cs="Times New Roman"/>
          <w:sz w:val="24"/>
          <w:szCs w:val="24"/>
        </w:rPr>
        <w:t xml:space="preserve">. </w:t>
      </w:r>
      <w:r w:rsidRPr="004209BC">
        <w:rPr>
          <w:rFonts w:ascii="Times New Roman" w:hAnsi="Times New Roman" w:cs="Times New Roman"/>
          <w:sz w:val="24"/>
          <w:szCs w:val="24"/>
        </w:rPr>
        <w:t>Basic Commands in nano</w:t>
      </w:r>
      <w:r>
        <w:rPr>
          <w:rFonts w:ascii="Times New Roman" w:hAnsi="Times New Roman" w:cs="Times New Roman"/>
          <w:sz w:val="24"/>
          <w:szCs w:val="24"/>
        </w:rPr>
        <w:t>: Moving Around, Editing, Searching, Saving and Editing</w:t>
      </w:r>
    </w:p>
    <w:p w:rsidR="0090223A" w:rsidP="0090223A" w:rsidRDefault="0090223A" w14:paraId="4F6E1DA4" w14:textId="77777777">
      <w:pPr>
        <w:pStyle w:val="ListParagraph"/>
        <w:spacing w:after="0"/>
        <w:ind w:left="360"/>
        <w:rPr>
          <w:rFonts w:ascii="Times New Roman" w:hAnsi="Times New Roman" w:cs="Times New Roman"/>
          <w:sz w:val="24"/>
          <w:szCs w:val="24"/>
        </w:rPr>
      </w:pPr>
    </w:p>
    <w:p w:rsidR="0090223A" w:rsidP="0090223A" w:rsidRDefault="0090223A" w14:paraId="4E74064D" w14:textId="77777777">
      <w:pPr>
        <w:pStyle w:val="ListParagraph"/>
        <w:spacing w:after="0"/>
        <w:ind w:left="360"/>
        <w:rPr>
          <w:rFonts w:ascii="Times New Roman" w:hAnsi="Times New Roman" w:cs="Times New Roman"/>
          <w:sz w:val="24"/>
          <w:szCs w:val="24"/>
        </w:rPr>
      </w:pPr>
    </w:p>
    <w:p w:rsidR="0090223A" w:rsidP="003F1569" w:rsidRDefault="0090223A" w14:paraId="54229D20" w14:textId="77777777">
      <w:pPr>
        <w:pStyle w:val="ListParagraph"/>
        <w:numPr>
          <w:ilvl w:val="0"/>
          <w:numId w:val="76"/>
        </w:numPr>
        <w:spacing w:after="0"/>
        <w:rPr>
          <w:rFonts w:ascii="Times New Roman" w:hAnsi="Times New Roman" w:cs="Times New Roman"/>
          <w:b/>
          <w:bCs/>
          <w:sz w:val="24"/>
          <w:szCs w:val="24"/>
        </w:rPr>
      </w:pPr>
      <w:r>
        <w:rPr>
          <w:rFonts w:ascii="Times New Roman" w:hAnsi="Times New Roman" w:cs="Times New Roman"/>
          <w:b/>
          <w:bCs/>
          <w:sz w:val="24"/>
          <w:szCs w:val="24"/>
        </w:rPr>
        <w:t>VI Editor</w:t>
      </w:r>
    </w:p>
    <w:p w:rsidR="0090223A" w:rsidP="0090223A" w:rsidRDefault="0090223A" w14:paraId="4EF2B6B5" w14:textId="77777777">
      <w:pPr>
        <w:pStyle w:val="ListParagraph"/>
        <w:spacing w:after="0"/>
        <w:ind w:left="360"/>
        <w:rPr>
          <w:rFonts w:ascii="Times New Roman" w:hAnsi="Times New Roman" w:cs="Times New Roman"/>
          <w:sz w:val="24"/>
          <w:szCs w:val="24"/>
        </w:rPr>
      </w:pPr>
      <w:r w:rsidRPr="00DE1BEE">
        <w:rPr>
          <w:rFonts w:ascii="Times New Roman" w:hAnsi="Times New Roman" w:cs="Times New Roman"/>
          <w:sz w:val="24"/>
          <w:szCs w:val="24"/>
        </w:rPr>
        <w:t xml:space="preserve">The vi editor, short for "visual editor," is a powerful and versatile text editor available on almost all Unix-like systems, including Linux. It has a steep learning curve but offers a wide range of features for efficient text editing. vi has been succeeded by vim (Vi </w:t>
      </w:r>
      <w:proofErr w:type="spellStart"/>
      <w:r w:rsidRPr="00DE1BEE">
        <w:rPr>
          <w:rFonts w:ascii="Times New Roman" w:hAnsi="Times New Roman" w:cs="Times New Roman"/>
          <w:sz w:val="24"/>
          <w:szCs w:val="24"/>
        </w:rPr>
        <w:t>IMproved</w:t>
      </w:r>
      <w:proofErr w:type="spellEnd"/>
      <w:r w:rsidRPr="00DE1BEE">
        <w:rPr>
          <w:rFonts w:ascii="Times New Roman" w:hAnsi="Times New Roman" w:cs="Times New Roman"/>
          <w:sz w:val="24"/>
          <w:szCs w:val="24"/>
        </w:rPr>
        <w:t>), which includes enhancements and additional features</w:t>
      </w:r>
      <w:r>
        <w:rPr>
          <w:rFonts w:ascii="Times New Roman" w:hAnsi="Times New Roman" w:cs="Times New Roman"/>
          <w:sz w:val="24"/>
          <w:szCs w:val="24"/>
        </w:rPr>
        <w:t xml:space="preserve">. </w:t>
      </w:r>
    </w:p>
    <w:p w:rsidRPr="00DE1BEE" w:rsidR="0090223A" w:rsidP="0090223A" w:rsidRDefault="0090223A" w14:paraId="50580EAD" w14:textId="77777777">
      <w:pPr>
        <w:pStyle w:val="ListParagraph"/>
        <w:spacing w:after="0"/>
        <w:ind w:left="360"/>
        <w:rPr>
          <w:rFonts w:ascii="Times New Roman" w:hAnsi="Times New Roman" w:cs="Times New Roman"/>
          <w:b/>
          <w:bCs/>
          <w:sz w:val="24"/>
          <w:szCs w:val="24"/>
        </w:rPr>
      </w:pPr>
      <w:r w:rsidRPr="00DE1BEE">
        <w:rPr>
          <w:rFonts w:ascii="Times New Roman" w:hAnsi="Times New Roman" w:cs="Times New Roman"/>
          <w:b/>
          <w:bCs/>
          <w:sz w:val="24"/>
          <w:szCs w:val="24"/>
        </w:rPr>
        <w:t>Modes in vi</w:t>
      </w:r>
    </w:p>
    <w:p w:rsidRPr="00DE1BEE" w:rsidR="0090223A" w:rsidP="0090223A" w:rsidRDefault="0090223A" w14:paraId="5D37E347" w14:textId="77777777">
      <w:pPr>
        <w:pStyle w:val="ListParagraph"/>
        <w:spacing w:after="0"/>
        <w:ind w:left="360"/>
        <w:rPr>
          <w:rFonts w:ascii="Times New Roman" w:hAnsi="Times New Roman" w:cs="Times New Roman"/>
          <w:sz w:val="24"/>
          <w:szCs w:val="24"/>
        </w:rPr>
      </w:pPr>
      <w:r w:rsidRPr="00DE1BEE">
        <w:rPr>
          <w:rFonts w:ascii="Times New Roman" w:hAnsi="Times New Roman" w:cs="Times New Roman"/>
          <w:sz w:val="24"/>
          <w:szCs w:val="24"/>
        </w:rPr>
        <w:t>vi operates in different modes, primarily:</w:t>
      </w:r>
    </w:p>
    <w:p w:rsidRPr="00DE1BEE" w:rsidR="0090223A" w:rsidP="003F1569" w:rsidRDefault="0090223A" w14:paraId="4417123B" w14:textId="77777777">
      <w:pPr>
        <w:pStyle w:val="ListParagraph"/>
        <w:numPr>
          <w:ilvl w:val="0"/>
          <w:numId w:val="28"/>
        </w:numPr>
        <w:spacing w:after="0"/>
        <w:rPr>
          <w:rFonts w:ascii="Times New Roman" w:hAnsi="Times New Roman" w:cs="Times New Roman"/>
          <w:sz w:val="24"/>
          <w:szCs w:val="24"/>
        </w:rPr>
      </w:pPr>
      <w:r w:rsidRPr="00DE1BEE">
        <w:rPr>
          <w:rFonts w:ascii="Times New Roman" w:hAnsi="Times New Roman" w:cs="Times New Roman"/>
          <w:b/>
          <w:bCs/>
          <w:sz w:val="24"/>
          <w:szCs w:val="24"/>
        </w:rPr>
        <w:t>Normal Mode</w:t>
      </w:r>
      <w:r w:rsidRPr="00DE1BEE">
        <w:rPr>
          <w:rFonts w:ascii="Times New Roman" w:hAnsi="Times New Roman" w:cs="Times New Roman"/>
          <w:sz w:val="24"/>
          <w:szCs w:val="24"/>
        </w:rPr>
        <w:t>: For navigation and command execution.</w:t>
      </w:r>
    </w:p>
    <w:p w:rsidRPr="00DE1BEE" w:rsidR="0090223A" w:rsidP="003F1569" w:rsidRDefault="0090223A" w14:paraId="44232971" w14:textId="77777777">
      <w:pPr>
        <w:pStyle w:val="ListParagraph"/>
        <w:numPr>
          <w:ilvl w:val="0"/>
          <w:numId w:val="28"/>
        </w:numPr>
        <w:spacing w:after="0"/>
        <w:rPr>
          <w:rFonts w:ascii="Times New Roman" w:hAnsi="Times New Roman" w:cs="Times New Roman"/>
          <w:sz w:val="24"/>
          <w:szCs w:val="24"/>
        </w:rPr>
      </w:pPr>
      <w:r w:rsidRPr="00DE1BEE">
        <w:rPr>
          <w:rFonts w:ascii="Times New Roman" w:hAnsi="Times New Roman" w:cs="Times New Roman"/>
          <w:b/>
          <w:bCs/>
          <w:sz w:val="24"/>
          <w:szCs w:val="24"/>
        </w:rPr>
        <w:t>Insert Mode</w:t>
      </w:r>
      <w:r w:rsidRPr="00DE1BEE">
        <w:rPr>
          <w:rFonts w:ascii="Times New Roman" w:hAnsi="Times New Roman" w:cs="Times New Roman"/>
          <w:sz w:val="24"/>
          <w:szCs w:val="24"/>
        </w:rPr>
        <w:t>: For inserting text.</w:t>
      </w:r>
    </w:p>
    <w:p w:rsidRPr="00DE1BEE" w:rsidR="0090223A" w:rsidP="003F1569" w:rsidRDefault="0090223A" w14:paraId="13F99CE2" w14:textId="77777777">
      <w:pPr>
        <w:pStyle w:val="ListParagraph"/>
        <w:numPr>
          <w:ilvl w:val="0"/>
          <w:numId w:val="28"/>
        </w:numPr>
        <w:spacing w:after="0"/>
        <w:rPr>
          <w:rFonts w:ascii="Times New Roman" w:hAnsi="Times New Roman" w:cs="Times New Roman"/>
          <w:sz w:val="24"/>
          <w:szCs w:val="24"/>
        </w:rPr>
      </w:pPr>
      <w:r w:rsidRPr="00DE1BEE">
        <w:rPr>
          <w:rFonts w:ascii="Times New Roman" w:hAnsi="Times New Roman" w:cs="Times New Roman"/>
          <w:b/>
          <w:bCs/>
          <w:sz w:val="24"/>
          <w:szCs w:val="24"/>
        </w:rPr>
        <w:t>Visual Mode</w:t>
      </w:r>
      <w:r w:rsidRPr="00DE1BEE">
        <w:rPr>
          <w:rFonts w:ascii="Times New Roman" w:hAnsi="Times New Roman" w:cs="Times New Roman"/>
          <w:sz w:val="24"/>
          <w:szCs w:val="24"/>
        </w:rPr>
        <w:t>: For selecting text.</w:t>
      </w:r>
    </w:p>
    <w:p w:rsidRPr="00DE1BEE" w:rsidR="0090223A" w:rsidP="003F1569" w:rsidRDefault="0090223A" w14:paraId="6A0452DB" w14:textId="77777777">
      <w:pPr>
        <w:pStyle w:val="ListParagraph"/>
        <w:numPr>
          <w:ilvl w:val="0"/>
          <w:numId w:val="28"/>
        </w:numPr>
        <w:spacing w:after="0"/>
        <w:rPr>
          <w:rFonts w:ascii="Times New Roman" w:hAnsi="Times New Roman" w:cs="Times New Roman"/>
          <w:sz w:val="24"/>
          <w:szCs w:val="24"/>
        </w:rPr>
      </w:pPr>
      <w:r w:rsidRPr="00DE1BEE">
        <w:rPr>
          <w:rFonts w:ascii="Times New Roman" w:hAnsi="Times New Roman" w:cs="Times New Roman"/>
          <w:b/>
          <w:bCs/>
          <w:sz w:val="24"/>
          <w:szCs w:val="24"/>
        </w:rPr>
        <w:t>Command-Line Mode</w:t>
      </w:r>
      <w:r w:rsidRPr="00DE1BEE">
        <w:rPr>
          <w:rFonts w:ascii="Times New Roman" w:hAnsi="Times New Roman" w:cs="Times New Roman"/>
          <w:sz w:val="24"/>
          <w:szCs w:val="24"/>
        </w:rPr>
        <w:t>: For running commands</w:t>
      </w:r>
    </w:p>
    <w:p w:rsidR="0090223A" w:rsidP="0090223A" w:rsidRDefault="0090223A" w14:paraId="42EB83B6" w14:textId="77777777">
      <w:pPr>
        <w:pStyle w:val="ListParagraph"/>
        <w:spacing w:after="0"/>
        <w:ind w:left="360"/>
        <w:rPr>
          <w:rFonts w:ascii="Times New Roman" w:hAnsi="Times New Roman" w:cs="Times New Roman"/>
          <w:sz w:val="24"/>
          <w:szCs w:val="24"/>
        </w:rPr>
      </w:pPr>
    </w:p>
    <w:p w:rsidRPr="00DE1BEE" w:rsidR="0090223A" w:rsidP="0090223A" w:rsidRDefault="0090223A" w14:paraId="6028A306" w14:textId="77777777">
      <w:pPr>
        <w:pStyle w:val="ListParagraph"/>
        <w:spacing w:after="0"/>
        <w:ind w:left="360"/>
        <w:rPr>
          <w:rFonts w:ascii="Times New Roman" w:hAnsi="Times New Roman" w:cs="Times New Roman"/>
          <w:b/>
          <w:bCs/>
          <w:sz w:val="24"/>
          <w:szCs w:val="24"/>
        </w:rPr>
      </w:pPr>
      <w:r w:rsidRPr="00DE1BEE">
        <w:rPr>
          <w:rFonts w:ascii="Times New Roman" w:hAnsi="Times New Roman" w:cs="Times New Roman"/>
          <w:b/>
          <w:bCs/>
          <w:sz w:val="24"/>
          <w:szCs w:val="24"/>
        </w:rPr>
        <w:t>Basic Commands in Normal Mode</w:t>
      </w:r>
    </w:p>
    <w:p w:rsidRPr="00DE1BEE" w:rsidR="0090223A" w:rsidP="003F1569" w:rsidRDefault="0090223A" w14:paraId="12030914" w14:textId="77777777">
      <w:pPr>
        <w:pStyle w:val="ListParagraph"/>
        <w:numPr>
          <w:ilvl w:val="0"/>
          <w:numId w:val="29"/>
        </w:numPr>
        <w:spacing w:after="0"/>
        <w:rPr>
          <w:rFonts w:ascii="Times New Roman" w:hAnsi="Times New Roman" w:cs="Times New Roman"/>
          <w:sz w:val="24"/>
          <w:szCs w:val="24"/>
        </w:rPr>
      </w:pPr>
      <w:r w:rsidRPr="00DE1BEE">
        <w:rPr>
          <w:rFonts w:ascii="Times New Roman" w:hAnsi="Times New Roman" w:cs="Times New Roman"/>
          <w:b/>
          <w:bCs/>
          <w:sz w:val="24"/>
          <w:szCs w:val="24"/>
        </w:rPr>
        <w:t>Navigation</w:t>
      </w:r>
      <w:r w:rsidRPr="00DE1BEE">
        <w:rPr>
          <w:rFonts w:ascii="Times New Roman" w:hAnsi="Times New Roman" w:cs="Times New Roman"/>
          <w:sz w:val="24"/>
          <w:szCs w:val="24"/>
        </w:rPr>
        <w:t>:</w:t>
      </w:r>
    </w:p>
    <w:p w:rsidRPr="00DE1BEE" w:rsidR="0090223A" w:rsidP="003F1569" w:rsidRDefault="0090223A" w14:paraId="19800D53"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h: Move left.</w:t>
      </w:r>
    </w:p>
    <w:p w:rsidRPr="00DE1BEE" w:rsidR="0090223A" w:rsidP="003F1569" w:rsidRDefault="0090223A" w14:paraId="608BE073"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j: Move down.</w:t>
      </w:r>
    </w:p>
    <w:p w:rsidRPr="00DE1BEE" w:rsidR="0090223A" w:rsidP="003F1569" w:rsidRDefault="0090223A" w14:paraId="712E7790"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k: Move up.</w:t>
      </w:r>
    </w:p>
    <w:p w:rsidRPr="00DE1BEE" w:rsidR="0090223A" w:rsidP="003F1569" w:rsidRDefault="0090223A" w14:paraId="1EADBCB6"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l: Move right.</w:t>
      </w:r>
    </w:p>
    <w:p w:rsidRPr="00DE1BEE" w:rsidR="0090223A" w:rsidP="003F1569" w:rsidRDefault="0090223A" w14:paraId="0A2D4D17"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0: Move to the beginning of the line.</w:t>
      </w:r>
    </w:p>
    <w:p w:rsidRPr="00DE1BEE" w:rsidR="0090223A" w:rsidP="003F1569" w:rsidRDefault="0090223A" w14:paraId="06F31CF6"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 Move to the end of the line.</w:t>
      </w:r>
    </w:p>
    <w:p w:rsidRPr="00DE1BEE" w:rsidR="0090223A" w:rsidP="003F1569" w:rsidRDefault="0090223A" w14:paraId="37AAC649"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w: Move to the beginning of the next word.</w:t>
      </w:r>
    </w:p>
    <w:p w:rsidRPr="00DE1BEE" w:rsidR="0090223A" w:rsidP="003F1569" w:rsidRDefault="0090223A" w14:paraId="2D85ABD9"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 xml:space="preserve">b: Move to the beginning of the previous </w:t>
      </w:r>
      <w:proofErr w:type="gramStart"/>
      <w:r w:rsidRPr="00DE1BEE">
        <w:rPr>
          <w:rFonts w:ascii="Times New Roman" w:hAnsi="Times New Roman" w:cs="Times New Roman"/>
          <w:sz w:val="24"/>
          <w:szCs w:val="24"/>
        </w:rPr>
        <w:t>word</w:t>
      </w:r>
      <w:proofErr w:type="gramEnd"/>
      <w:r w:rsidRPr="00DE1BEE">
        <w:rPr>
          <w:rFonts w:ascii="Times New Roman" w:hAnsi="Times New Roman" w:cs="Times New Roman"/>
          <w:sz w:val="24"/>
          <w:szCs w:val="24"/>
        </w:rPr>
        <w:t>.</w:t>
      </w:r>
    </w:p>
    <w:p w:rsidRPr="00DE1BEE" w:rsidR="0090223A" w:rsidP="003F1569" w:rsidRDefault="0090223A" w14:paraId="7C1E68B0" w14:textId="77777777">
      <w:pPr>
        <w:pStyle w:val="ListParagraph"/>
        <w:numPr>
          <w:ilvl w:val="0"/>
          <w:numId w:val="29"/>
        </w:numPr>
        <w:spacing w:after="0"/>
        <w:rPr>
          <w:rFonts w:ascii="Times New Roman" w:hAnsi="Times New Roman" w:cs="Times New Roman"/>
          <w:sz w:val="24"/>
          <w:szCs w:val="24"/>
        </w:rPr>
      </w:pPr>
      <w:r w:rsidRPr="00DE1BEE">
        <w:rPr>
          <w:rFonts w:ascii="Times New Roman" w:hAnsi="Times New Roman" w:cs="Times New Roman"/>
          <w:b/>
          <w:bCs/>
          <w:sz w:val="24"/>
          <w:szCs w:val="24"/>
        </w:rPr>
        <w:t>Editing</w:t>
      </w:r>
      <w:r w:rsidRPr="00DE1BEE">
        <w:rPr>
          <w:rFonts w:ascii="Times New Roman" w:hAnsi="Times New Roman" w:cs="Times New Roman"/>
          <w:sz w:val="24"/>
          <w:szCs w:val="24"/>
        </w:rPr>
        <w:t>:</w:t>
      </w:r>
    </w:p>
    <w:p w:rsidRPr="00DE1BEE" w:rsidR="0090223A" w:rsidP="003F1569" w:rsidRDefault="0090223A" w14:paraId="35A3255E"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x: Delete the character under the cursor.</w:t>
      </w:r>
    </w:p>
    <w:p w:rsidRPr="00DE1BEE" w:rsidR="0090223A" w:rsidP="003F1569" w:rsidRDefault="0090223A" w14:paraId="4EDD63AF"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dd: Delete the current line.</w:t>
      </w:r>
    </w:p>
    <w:p w:rsidRPr="00DE1BEE" w:rsidR="0090223A" w:rsidP="003F1569" w:rsidRDefault="0090223A" w14:paraId="1E4616EE" w14:textId="77777777">
      <w:pPr>
        <w:pStyle w:val="ListParagraph"/>
        <w:numPr>
          <w:ilvl w:val="1"/>
          <w:numId w:val="29"/>
        </w:numPr>
        <w:spacing w:after="0"/>
        <w:rPr>
          <w:rFonts w:ascii="Times New Roman" w:hAnsi="Times New Roman" w:cs="Times New Roman"/>
          <w:sz w:val="24"/>
          <w:szCs w:val="24"/>
        </w:rPr>
      </w:pPr>
      <w:proofErr w:type="spellStart"/>
      <w:r w:rsidRPr="00DE1BEE">
        <w:rPr>
          <w:rFonts w:ascii="Times New Roman" w:hAnsi="Times New Roman" w:cs="Times New Roman"/>
          <w:sz w:val="24"/>
          <w:szCs w:val="24"/>
        </w:rPr>
        <w:t>yy</w:t>
      </w:r>
      <w:proofErr w:type="spellEnd"/>
      <w:r w:rsidRPr="00DE1BEE">
        <w:rPr>
          <w:rFonts w:ascii="Times New Roman" w:hAnsi="Times New Roman" w:cs="Times New Roman"/>
          <w:sz w:val="24"/>
          <w:szCs w:val="24"/>
        </w:rPr>
        <w:t>: Yank (copy) the current line.</w:t>
      </w:r>
    </w:p>
    <w:p w:rsidRPr="00DE1BEE" w:rsidR="0090223A" w:rsidP="003F1569" w:rsidRDefault="0090223A" w14:paraId="01EA6096"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p: Paste after the cursor.</w:t>
      </w:r>
    </w:p>
    <w:p w:rsidRPr="00DE1BEE" w:rsidR="0090223A" w:rsidP="003F1569" w:rsidRDefault="0090223A" w14:paraId="17880FD8"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P: Paste before the cursor.</w:t>
      </w:r>
    </w:p>
    <w:p w:rsidRPr="00DE1BEE" w:rsidR="0090223A" w:rsidP="003F1569" w:rsidRDefault="0090223A" w14:paraId="59D49189"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u: Undo the last action.</w:t>
      </w:r>
    </w:p>
    <w:p w:rsidRPr="00DE1BEE" w:rsidR="0090223A" w:rsidP="003F1569" w:rsidRDefault="0090223A" w14:paraId="4AE00ADD"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Ctrl + r: Redo the undone action.</w:t>
      </w:r>
    </w:p>
    <w:p w:rsidRPr="00DE1BEE" w:rsidR="0090223A" w:rsidP="003F1569" w:rsidRDefault="0090223A" w14:paraId="100D8ED0" w14:textId="77777777">
      <w:pPr>
        <w:pStyle w:val="ListParagraph"/>
        <w:numPr>
          <w:ilvl w:val="0"/>
          <w:numId w:val="29"/>
        </w:numPr>
        <w:spacing w:after="0"/>
        <w:rPr>
          <w:rFonts w:ascii="Times New Roman" w:hAnsi="Times New Roman" w:cs="Times New Roman"/>
          <w:sz w:val="24"/>
          <w:szCs w:val="24"/>
        </w:rPr>
      </w:pPr>
      <w:r w:rsidRPr="00DE1BEE">
        <w:rPr>
          <w:rFonts w:ascii="Times New Roman" w:hAnsi="Times New Roman" w:cs="Times New Roman"/>
          <w:b/>
          <w:bCs/>
          <w:sz w:val="24"/>
          <w:szCs w:val="24"/>
        </w:rPr>
        <w:t>Searching</w:t>
      </w:r>
      <w:r w:rsidRPr="00DE1BEE">
        <w:rPr>
          <w:rFonts w:ascii="Times New Roman" w:hAnsi="Times New Roman" w:cs="Times New Roman"/>
          <w:sz w:val="24"/>
          <w:szCs w:val="24"/>
        </w:rPr>
        <w:t>:</w:t>
      </w:r>
    </w:p>
    <w:p w:rsidRPr="00DE1BEE" w:rsidR="0090223A" w:rsidP="003F1569" w:rsidRDefault="0090223A" w14:paraId="732C82D2" w14:textId="77777777">
      <w:pPr>
        <w:pStyle w:val="ListParagraph"/>
        <w:numPr>
          <w:ilvl w:val="1"/>
          <w:numId w:val="29"/>
        </w:numPr>
        <w:spacing w:after="0"/>
        <w:rPr>
          <w:rFonts w:ascii="Times New Roman" w:hAnsi="Times New Roman" w:cs="Times New Roman"/>
          <w:sz w:val="24"/>
          <w:szCs w:val="24"/>
        </w:rPr>
      </w:pPr>
      <w:r w:rsidRPr="00DE1BEE">
        <w:rPr>
          <w:rFonts w:ascii="Times New Roman" w:hAnsi="Times New Roman" w:cs="Times New Roman"/>
          <w:sz w:val="24"/>
          <w:szCs w:val="24"/>
        </w:rPr>
        <w:t>/</w:t>
      </w:r>
      <w:proofErr w:type="gramStart"/>
      <w:r w:rsidRPr="00DE1BEE">
        <w:rPr>
          <w:rFonts w:ascii="Times New Roman" w:hAnsi="Times New Roman" w:cs="Times New Roman"/>
          <w:sz w:val="24"/>
          <w:szCs w:val="24"/>
        </w:rPr>
        <w:t>pattern</w:t>
      </w:r>
      <w:proofErr w:type="gramEnd"/>
      <w:r w:rsidRPr="00DE1BEE">
        <w:rPr>
          <w:rFonts w:ascii="Times New Roman" w:hAnsi="Times New Roman" w:cs="Times New Roman"/>
          <w:sz w:val="24"/>
          <w:szCs w:val="24"/>
        </w:rPr>
        <w:t>: Search forward for pattern.</w:t>
      </w:r>
    </w:p>
    <w:p w:rsidR="0090223A" w:rsidP="003F1569" w:rsidRDefault="0090223A" w14:paraId="0DA3BA83" w14:textId="77777777">
      <w:pPr>
        <w:pStyle w:val="ListParagraph"/>
        <w:numPr>
          <w:ilvl w:val="1"/>
          <w:numId w:val="29"/>
        </w:numPr>
        <w:spacing w:after="0"/>
        <w:rPr>
          <w:rFonts w:ascii="Times New Roman" w:hAnsi="Times New Roman" w:cs="Times New Roman"/>
          <w:sz w:val="24"/>
          <w:szCs w:val="24"/>
        </w:rPr>
      </w:pPr>
      <w:proofErr w:type="gramStart"/>
      <w:r w:rsidRPr="00DE1BEE">
        <w:rPr>
          <w:rFonts w:ascii="Times New Roman" w:hAnsi="Times New Roman" w:cs="Times New Roman"/>
          <w:sz w:val="24"/>
          <w:szCs w:val="24"/>
        </w:rPr>
        <w:t>?pattern</w:t>
      </w:r>
      <w:proofErr w:type="gramEnd"/>
      <w:r w:rsidRPr="00DE1BEE">
        <w:rPr>
          <w:rFonts w:ascii="Times New Roman" w:hAnsi="Times New Roman" w:cs="Times New Roman"/>
          <w:sz w:val="24"/>
          <w:szCs w:val="24"/>
        </w:rPr>
        <w:t>: Search backward for pattern.</w:t>
      </w:r>
    </w:p>
    <w:p w:rsidRPr="00DE1BEE" w:rsidR="0090223A" w:rsidP="0090223A" w:rsidRDefault="0090223A" w14:paraId="5D36EFC1" w14:textId="77777777">
      <w:pPr>
        <w:pStyle w:val="ListParagraph"/>
        <w:spacing w:after="0"/>
        <w:ind w:left="1440"/>
        <w:rPr>
          <w:rFonts w:ascii="Times New Roman" w:hAnsi="Times New Roman" w:cs="Times New Roman"/>
          <w:sz w:val="24"/>
          <w:szCs w:val="24"/>
        </w:rPr>
      </w:pPr>
    </w:p>
    <w:p w:rsidRPr="00DE1BEE" w:rsidR="0090223A" w:rsidP="0090223A" w:rsidRDefault="0090223A" w14:paraId="1F98B9D9" w14:textId="77777777">
      <w:pPr>
        <w:pStyle w:val="ListParagraph"/>
        <w:spacing w:after="0"/>
        <w:ind w:left="360"/>
        <w:rPr>
          <w:rFonts w:ascii="Times New Roman" w:hAnsi="Times New Roman" w:cs="Times New Roman"/>
          <w:b/>
          <w:bCs/>
          <w:sz w:val="24"/>
          <w:szCs w:val="24"/>
        </w:rPr>
      </w:pPr>
      <w:r w:rsidRPr="00DE1BEE">
        <w:rPr>
          <w:rFonts w:ascii="Times New Roman" w:hAnsi="Times New Roman" w:cs="Times New Roman"/>
          <w:b/>
          <w:bCs/>
          <w:sz w:val="24"/>
          <w:szCs w:val="24"/>
        </w:rPr>
        <w:t>Commands in Insert Mode</w:t>
      </w:r>
    </w:p>
    <w:p w:rsidRPr="00DE1BEE" w:rsidR="0090223A" w:rsidP="003F1569" w:rsidRDefault="0090223A" w14:paraId="411E818A" w14:textId="77777777">
      <w:pPr>
        <w:pStyle w:val="ListParagraph"/>
        <w:numPr>
          <w:ilvl w:val="0"/>
          <w:numId w:val="30"/>
        </w:numPr>
        <w:spacing w:after="0"/>
        <w:rPr>
          <w:rFonts w:ascii="Times New Roman" w:hAnsi="Times New Roman" w:cs="Times New Roman"/>
          <w:sz w:val="24"/>
          <w:szCs w:val="24"/>
        </w:rPr>
      </w:pPr>
      <w:r w:rsidRPr="00DE1BEE">
        <w:rPr>
          <w:rFonts w:ascii="Times New Roman" w:hAnsi="Times New Roman" w:cs="Times New Roman"/>
          <w:b/>
          <w:bCs/>
          <w:sz w:val="24"/>
          <w:szCs w:val="24"/>
        </w:rPr>
        <w:t>Insert Text</w:t>
      </w:r>
      <w:r w:rsidRPr="00DE1BEE">
        <w:rPr>
          <w:rFonts w:ascii="Times New Roman" w:hAnsi="Times New Roman" w:cs="Times New Roman"/>
          <w:sz w:val="24"/>
          <w:szCs w:val="24"/>
        </w:rPr>
        <w:t>: Start typing to insert text at the cursor position.</w:t>
      </w:r>
    </w:p>
    <w:p w:rsidRPr="00DE1BEE" w:rsidR="0090223A" w:rsidP="003F1569" w:rsidRDefault="0090223A" w14:paraId="4A5C5E74" w14:textId="77777777">
      <w:pPr>
        <w:pStyle w:val="ListParagraph"/>
        <w:numPr>
          <w:ilvl w:val="0"/>
          <w:numId w:val="30"/>
        </w:numPr>
        <w:spacing w:after="0"/>
        <w:rPr>
          <w:rFonts w:ascii="Times New Roman" w:hAnsi="Times New Roman" w:cs="Times New Roman"/>
          <w:sz w:val="24"/>
          <w:szCs w:val="24"/>
        </w:rPr>
      </w:pPr>
      <w:r w:rsidRPr="00DE1BEE">
        <w:rPr>
          <w:rFonts w:ascii="Times New Roman" w:hAnsi="Times New Roman" w:cs="Times New Roman"/>
          <w:b/>
          <w:bCs/>
          <w:sz w:val="24"/>
          <w:szCs w:val="24"/>
        </w:rPr>
        <w:t>Backspace</w:t>
      </w:r>
      <w:r w:rsidRPr="00DE1BEE">
        <w:rPr>
          <w:rFonts w:ascii="Times New Roman" w:hAnsi="Times New Roman" w:cs="Times New Roman"/>
          <w:sz w:val="24"/>
          <w:szCs w:val="24"/>
        </w:rPr>
        <w:t>: Delete the character before the cursor.</w:t>
      </w:r>
    </w:p>
    <w:p w:rsidRPr="00DE1BEE" w:rsidR="0090223A" w:rsidP="003F1569" w:rsidRDefault="0090223A" w14:paraId="54A06161" w14:textId="77777777">
      <w:pPr>
        <w:pStyle w:val="ListParagraph"/>
        <w:numPr>
          <w:ilvl w:val="0"/>
          <w:numId w:val="30"/>
        </w:numPr>
        <w:spacing w:after="0"/>
        <w:rPr>
          <w:rFonts w:ascii="Times New Roman" w:hAnsi="Times New Roman" w:cs="Times New Roman"/>
          <w:sz w:val="24"/>
          <w:szCs w:val="24"/>
        </w:rPr>
      </w:pPr>
      <w:r w:rsidRPr="00DE1BEE">
        <w:rPr>
          <w:rFonts w:ascii="Times New Roman" w:hAnsi="Times New Roman" w:cs="Times New Roman"/>
          <w:b/>
          <w:bCs/>
          <w:sz w:val="24"/>
          <w:szCs w:val="24"/>
        </w:rPr>
        <w:t>Ctrl + h</w:t>
      </w:r>
      <w:r w:rsidRPr="00DE1BEE">
        <w:rPr>
          <w:rFonts w:ascii="Times New Roman" w:hAnsi="Times New Roman" w:cs="Times New Roman"/>
          <w:sz w:val="24"/>
          <w:szCs w:val="24"/>
        </w:rPr>
        <w:t>: Delete the character before the cursor.</w:t>
      </w:r>
    </w:p>
    <w:p w:rsidRPr="00DE1BEE" w:rsidR="0090223A" w:rsidP="003F1569" w:rsidRDefault="0090223A" w14:paraId="27C4ACE4" w14:textId="77777777">
      <w:pPr>
        <w:pStyle w:val="ListParagraph"/>
        <w:numPr>
          <w:ilvl w:val="0"/>
          <w:numId w:val="30"/>
        </w:numPr>
        <w:spacing w:after="0"/>
        <w:rPr>
          <w:rFonts w:ascii="Times New Roman" w:hAnsi="Times New Roman" w:cs="Times New Roman"/>
          <w:sz w:val="24"/>
          <w:szCs w:val="24"/>
        </w:rPr>
      </w:pPr>
      <w:r w:rsidRPr="00DE1BEE">
        <w:rPr>
          <w:rFonts w:ascii="Times New Roman" w:hAnsi="Times New Roman" w:cs="Times New Roman"/>
          <w:b/>
          <w:bCs/>
          <w:sz w:val="24"/>
          <w:szCs w:val="24"/>
        </w:rPr>
        <w:t>Ctrl + w</w:t>
      </w:r>
      <w:r w:rsidRPr="00DE1BEE">
        <w:rPr>
          <w:rFonts w:ascii="Times New Roman" w:hAnsi="Times New Roman" w:cs="Times New Roman"/>
          <w:sz w:val="24"/>
          <w:szCs w:val="24"/>
        </w:rPr>
        <w:t>: Delete the word before the cursor.</w:t>
      </w:r>
    </w:p>
    <w:p w:rsidRPr="00DE1BEE" w:rsidR="0090223A" w:rsidP="003F1569" w:rsidRDefault="0090223A" w14:paraId="3F297AD3" w14:textId="77777777">
      <w:pPr>
        <w:pStyle w:val="ListParagraph"/>
        <w:numPr>
          <w:ilvl w:val="0"/>
          <w:numId w:val="30"/>
        </w:numPr>
        <w:spacing w:after="0"/>
        <w:rPr>
          <w:rFonts w:ascii="Times New Roman" w:hAnsi="Times New Roman" w:cs="Times New Roman"/>
          <w:sz w:val="24"/>
          <w:szCs w:val="24"/>
        </w:rPr>
      </w:pPr>
      <w:r w:rsidRPr="00DE1BEE">
        <w:rPr>
          <w:rFonts w:ascii="Times New Roman" w:hAnsi="Times New Roman" w:cs="Times New Roman"/>
          <w:b/>
          <w:bCs/>
          <w:sz w:val="24"/>
          <w:szCs w:val="24"/>
        </w:rPr>
        <w:t>Ctrl + u</w:t>
      </w:r>
      <w:r w:rsidRPr="00DE1BEE">
        <w:rPr>
          <w:rFonts w:ascii="Times New Roman" w:hAnsi="Times New Roman" w:cs="Times New Roman"/>
          <w:sz w:val="24"/>
          <w:szCs w:val="24"/>
        </w:rPr>
        <w:t>: Delete everything before the cursor on the current line.</w:t>
      </w:r>
    </w:p>
    <w:p w:rsidRPr="00DE1BEE" w:rsidR="0090223A" w:rsidP="0090223A" w:rsidRDefault="0090223A" w14:paraId="3559BBE2" w14:textId="77777777">
      <w:pPr>
        <w:pStyle w:val="ListParagraph"/>
        <w:spacing w:after="0"/>
        <w:ind w:left="360"/>
        <w:rPr>
          <w:rFonts w:ascii="Times New Roman" w:hAnsi="Times New Roman" w:cs="Times New Roman"/>
          <w:b/>
          <w:bCs/>
          <w:sz w:val="24"/>
          <w:szCs w:val="24"/>
        </w:rPr>
      </w:pPr>
      <w:r w:rsidRPr="00DE1BEE">
        <w:rPr>
          <w:rFonts w:ascii="Times New Roman" w:hAnsi="Times New Roman" w:cs="Times New Roman"/>
          <w:b/>
          <w:bCs/>
          <w:sz w:val="24"/>
          <w:szCs w:val="24"/>
        </w:rPr>
        <w:t>Saving and Exiting</w:t>
      </w:r>
    </w:p>
    <w:p w:rsidRPr="00DE1BEE" w:rsidR="0090223A" w:rsidP="0090223A" w:rsidRDefault="0090223A" w14:paraId="4E898EAA" w14:textId="77777777">
      <w:pPr>
        <w:pStyle w:val="ListParagraph"/>
        <w:spacing w:after="0"/>
        <w:ind w:left="360"/>
        <w:rPr>
          <w:rFonts w:ascii="Times New Roman" w:hAnsi="Times New Roman" w:cs="Times New Roman"/>
          <w:sz w:val="24"/>
          <w:szCs w:val="24"/>
        </w:rPr>
      </w:pPr>
      <w:r w:rsidRPr="00DE1BEE">
        <w:rPr>
          <w:rFonts w:ascii="Times New Roman" w:hAnsi="Times New Roman" w:cs="Times New Roman"/>
          <w:sz w:val="24"/>
          <w:szCs w:val="24"/>
        </w:rPr>
        <w:t>In Command-Line Mode:</w:t>
      </w:r>
    </w:p>
    <w:p w:rsidRPr="00DE1BEE" w:rsidR="0090223A" w:rsidP="003F1569" w:rsidRDefault="0090223A" w14:paraId="0E32E721" w14:textId="77777777">
      <w:pPr>
        <w:pStyle w:val="ListParagraph"/>
        <w:numPr>
          <w:ilvl w:val="0"/>
          <w:numId w:val="31"/>
        </w:numPr>
        <w:spacing w:after="0"/>
        <w:rPr>
          <w:rFonts w:ascii="Times New Roman" w:hAnsi="Times New Roman" w:cs="Times New Roman"/>
          <w:sz w:val="24"/>
          <w:szCs w:val="24"/>
        </w:rPr>
      </w:pPr>
      <w:proofErr w:type="gramStart"/>
      <w:r w:rsidRPr="00DE1BEE">
        <w:rPr>
          <w:rFonts w:ascii="Times New Roman" w:hAnsi="Times New Roman" w:cs="Times New Roman"/>
          <w:sz w:val="24"/>
          <w:szCs w:val="24"/>
        </w:rPr>
        <w:t>:w</w:t>
      </w:r>
      <w:proofErr w:type="gramEnd"/>
      <w:r w:rsidRPr="00DE1BEE">
        <w:rPr>
          <w:rFonts w:ascii="Times New Roman" w:hAnsi="Times New Roman" w:cs="Times New Roman"/>
          <w:sz w:val="24"/>
          <w:szCs w:val="24"/>
        </w:rPr>
        <w:t>: Write (save) the file.</w:t>
      </w:r>
    </w:p>
    <w:p w:rsidRPr="00DE1BEE" w:rsidR="0090223A" w:rsidP="003F1569" w:rsidRDefault="0090223A" w14:paraId="51D98885" w14:textId="77777777">
      <w:pPr>
        <w:pStyle w:val="ListParagraph"/>
        <w:numPr>
          <w:ilvl w:val="0"/>
          <w:numId w:val="31"/>
        </w:numPr>
        <w:spacing w:after="0"/>
        <w:rPr>
          <w:rFonts w:ascii="Times New Roman" w:hAnsi="Times New Roman" w:cs="Times New Roman"/>
          <w:sz w:val="24"/>
          <w:szCs w:val="24"/>
        </w:rPr>
      </w:pPr>
      <w:proofErr w:type="gramStart"/>
      <w:r w:rsidRPr="00DE1BEE">
        <w:rPr>
          <w:rFonts w:ascii="Times New Roman" w:hAnsi="Times New Roman" w:cs="Times New Roman"/>
          <w:sz w:val="24"/>
          <w:szCs w:val="24"/>
        </w:rPr>
        <w:t>:q</w:t>
      </w:r>
      <w:proofErr w:type="gramEnd"/>
      <w:r w:rsidRPr="00DE1BEE">
        <w:rPr>
          <w:rFonts w:ascii="Times New Roman" w:hAnsi="Times New Roman" w:cs="Times New Roman"/>
          <w:sz w:val="24"/>
          <w:szCs w:val="24"/>
        </w:rPr>
        <w:t>: Quit vi.</w:t>
      </w:r>
    </w:p>
    <w:p w:rsidRPr="00DE1BEE" w:rsidR="0090223A" w:rsidP="003F1569" w:rsidRDefault="0090223A" w14:paraId="2157449D" w14:textId="77777777">
      <w:pPr>
        <w:pStyle w:val="ListParagraph"/>
        <w:numPr>
          <w:ilvl w:val="0"/>
          <w:numId w:val="31"/>
        </w:numPr>
        <w:spacing w:after="0"/>
        <w:rPr>
          <w:rFonts w:ascii="Times New Roman" w:hAnsi="Times New Roman" w:cs="Times New Roman"/>
          <w:sz w:val="24"/>
          <w:szCs w:val="24"/>
        </w:rPr>
      </w:pPr>
      <w:proofErr w:type="gramStart"/>
      <w:r w:rsidRPr="00DE1BEE">
        <w:rPr>
          <w:rFonts w:ascii="Times New Roman" w:hAnsi="Times New Roman" w:cs="Times New Roman"/>
          <w:sz w:val="24"/>
          <w:szCs w:val="24"/>
        </w:rPr>
        <w:t>:</w:t>
      </w:r>
      <w:proofErr w:type="spellStart"/>
      <w:r w:rsidRPr="00DE1BEE">
        <w:rPr>
          <w:rFonts w:ascii="Times New Roman" w:hAnsi="Times New Roman" w:cs="Times New Roman"/>
          <w:sz w:val="24"/>
          <w:szCs w:val="24"/>
        </w:rPr>
        <w:t>wq</w:t>
      </w:r>
      <w:proofErr w:type="spellEnd"/>
      <w:proofErr w:type="gramEnd"/>
      <w:r w:rsidRPr="00DE1BEE">
        <w:rPr>
          <w:rFonts w:ascii="Times New Roman" w:hAnsi="Times New Roman" w:cs="Times New Roman"/>
          <w:sz w:val="24"/>
          <w:szCs w:val="24"/>
        </w:rPr>
        <w:t xml:space="preserve"> or :x: Write and quit.</w:t>
      </w:r>
    </w:p>
    <w:p w:rsidR="0090223A" w:rsidP="0090223A" w:rsidRDefault="0090223A" w14:paraId="2BEFFCE6" w14:textId="77777777">
      <w:pPr>
        <w:pStyle w:val="ListParagraph"/>
        <w:spacing w:after="0"/>
        <w:ind w:left="360"/>
        <w:rPr>
          <w:rFonts w:ascii="Times New Roman" w:hAnsi="Times New Roman" w:cs="Times New Roman"/>
          <w:sz w:val="24"/>
          <w:szCs w:val="24"/>
        </w:rPr>
      </w:pPr>
    </w:p>
    <w:p w:rsidRPr="00425281" w:rsidR="0090223A" w:rsidP="003F1569" w:rsidRDefault="0090223A" w14:paraId="30C5D06F" w14:textId="77777777">
      <w:pPr>
        <w:pStyle w:val="ListParagraph"/>
        <w:numPr>
          <w:ilvl w:val="0"/>
          <w:numId w:val="76"/>
        </w:numPr>
        <w:spacing w:after="0"/>
        <w:rPr>
          <w:rFonts w:ascii="Times New Roman" w:hAnsi="Times New Roman" w:cs="Times New Roman"/>
          <w:b/>
          <w:bCs/>
          <w:sz w:val="24"/>
          <w:szCs w:val="24"/>
        </w:rPr>
      </w:pPr>
      <w:r w:rsidRPr="00425281">
        <w:rPr>
          <w:rFonts w:ascii="Times New Roman" w:hAnsi="Times New Roman" w:cs="Times New Roman"/>
          <w:b/>
          <w:bCs/>
          <w:sz w:val="24"/>
          <w:szCs w:val="24"/>
        </w:rPr>
        <w:t>Emacs Editor</w:t>
      </w:r>
    </w:p>
    <w:p w:rsidR="0090223A" w:rsidP="0090223A" w:rsidRDefault="0090223A" w14:paraId="2FD9F3BD" w14:textId="77777777">
      <w:pPr>
        <w:pStyle w:val="ListParagraph"/>
        <w:spacing w:after="0"/>
        <w:ind w:left="360"/>
        <w:rPr>
          <w:rFonts w:ascii="Times New Roman" w:hAnsi="Times New Roman" w:cs="Times New Roman"/>
          <w:sz w:val="24"/>
          <w:szCs w:val="24"/>
        </w:rPr>
      </w:pPr>
      <w:r w:rsidRPr="00425281">
        <w:rPr>
          <w:rFonts w:ascii="Times New Roman" w:hAnsi="Times New Roman" w:cs="Times New Roman"/>
          <w:sz w:val="24"/>
          <w:szCs w:val="24"/>
        </w:rPr>
        <w:t>Emacs is a highly customizable and extensible text editor widely used in Unix-like operating systems, including Linux. It is known for its powerful features, extensive package system, and the ability to be customized with Emacs Lisp. Emacs can be used for a variety of tasks, from simple text editing to complex software development.</w:t>
      </w:r>
      <w:r>
        <w:rPr>
          <w:rFonts w:ascii="Times New Roman" w:hAnsi="Times New Roman" w:cs="Times New Roman"/>
          <w:sz w:val="24"/>
          <w:szCs w:val="24"/>
        </w:rPr>
        <w:t xml:space="preserve"> </w:t>
      </w:r>
    </w:p>
    <w:p w:rsidRPr="00425281" w:rsidR="0090223A" w:rsidP="0090223A" w:rsidRDefault="0090223A" w14:paraId="57686317" w14:textId="77777777">
      <w:pPr>
        <w:pStyle w:val="ListParagraph"/>
        <w:spacing w:after="0"/>
        <w:ind w:left="360"/>
        <w:rPr>
          <w:rFonts w:ascii="Times New Roman" w:hAnsi="Times New Roman" w:cs="Times New Roman"/>
          <w:sz w:val="24"/>
          <w:szCs w:val="24"/>
        </w:rPr>
      </w:pPr>
      <w:r w:rsidRPr="00425281">
        <w:rPr>
          <w:rFonts w:ascii="Times New Roman" w:hAnsi="Times New Roman" w:cs="Times New Roman"/>
          <w:sz w:val="24"/>
          <w:szCs w:val="24"/>
        </w:rPr>
        <w:t>When you start Emacs, you'll enter the editor's main interface. The screen is divided into several parts:</w:t>
      </w:r>
    </w:p>
    <w:p w:rsidRPr="00425281" w:rsidR="0090223A" w:rsidP="003F1569" w:rsidRDefault="0090223A" w14:paraId="5AAE437E" w14:textId="77777777">
      <w:pPr>
        <w:pStyle w:val="ListParagraph"/>
        <w:numPr>
          <w:ilvl w:val="0"/>
          <w:numId w:val="32"/>
        </w:numPr>
        <w:spacing w:after="0"/>
        <w:rPr>
          <w:rFonts w:ascii="Times New Roman" w:hAnsi="Times New Roman" w:cs="Times New Roman"/>
          <w:sz w:val="24"/>
          <w:szCs w:val="24"/>
        </w:rPr>
      </w:pPr>
      <w:r w:rsidRPr="00425281">
        <w:rPr>
          <w:rFonts w:ascii="Times New Roman" w:hAnsi="Times New Roman" w:cs="Times New Roman"/>
          <w:b/>
          <w:bCs/>
          <w:sz w:val="24"/>
          <w:szCs w:val="24"/>
        </w:rPr>
        <w:t>Text Area</w:t>
      </w:r>
      <w:r w:rsidRPr="00425281">
        <w:rPr>
          <w:rFonts w:ascii="Times New Roman" w:hAnsi="Times New Roman" w:cs="Times New Roman"/>
          <w:sz w:val="24"/>
          <w:szCs w:val="24"/>
        </w:rPr>
        <w:t>: The main area where you edit text.</w:t>
      </w:r>
    </w:p>
    <w:p w:rsidRPr="00425281" w:rsidR="0090223A" w:rsidP="003F1569" w:rsidRDefault="0090223A" w14:paraId="6A602651" w14:textId="77777777">
      <w:pPr>
        <w:pStyle w:val="ListParagraph"/>
        <w:numPr>
          <w:ilvl w:val="0"/>
          <w:numId w:val="32"/>
        </w:numPr>
        <w:spacing w:after="0"/>
        <w:rPr>
          <w:rFonts w:ascii="Times New Roman" w:hAnsi="Times New Roman" w:cs="Times New Roman"/>
          <w:sz w:val="24"/>
          <w:szCs w:val="24"/>
        </w:rPr>
      </w:pPr>
      <w:r w:rsidRPr="00425281">
        <w:rPr>
          <w:rFonts w:ascii="Times New Roman" w:hAnsi="Times New Roman" w:cs="Times New Roman"/>
          <w:b/>
          <w:bCs/>
          <w:sz w:val="24"/>
          <w:szCs w:val="24"/>
        </w:rPr>
        <w:t>Mode Line</w:t>
      </w:r>
      <w:r w:rsidRPr="00425281">
        <w:rPr>
          <w:rFonts w:ascii="Times New Roman" w:hAnsi="Times New Roman" w:cs="Times New Roman"/>
          <w:sz w:val="24"/>
          <w:szCs w:val="24"/>
        </w:rPr>
        <w:t>: Displays information about the current buffer (e.g., file name, editing mode).</w:t>
      </w:r>
    </w:p>
    <w:p w:rsidR="0090223A" w:rsidP="003F1569" w:rsidRDefault="0090223A" w14:paraId="05AAE0B3" w14:textId="77777777">
      <w:pPr>
        <w:pStyle w:val="ListParagraph"/>
        <w:numPr>
          <w:ilvl w:val="0"/>
          <w:numId w:val="32"/>
        </w:numPr>
        <w:spacing w:after="0"/>
        <w:rPr>
          <w:rFonts w:ascii="Times New Roman" w:hAnsi="Times New Roman" w:cs="Times New Roman"/>
          <w:sz w:val="24"/>
          <w:szCs w:val="24"/>
        </w:rPr>
      </w:pPr>
      <w:proofErr w:type="spellStart"/>
      <w:r w:rsidRPr="00425281">
        <w:rPr>
          <w:rFonts w:ascii="Times New Roman" w:hAnsi="Times New Roman" w:cs="Times New Roman"/>
          <w:b/>
          <w:bCs/>
          <w:sz w:val="24"/>
          <w:szCs w:val="24"/>
        </w:rPr>
        <w:t>Minibuffer</w:t>
      </w:r>
      <w:proofErr w:type="spellEnd"/>
      <w:r w:rsidRPr="00425281">
        <w:rPr>
          <w:rFonts w:ascii="Times New Roman" w:hAnsi="Times New Roman" w:cs="Times New Roman"/>
          <w:sz w:val="24"/>
          <w:szCs w:val="24"/>
        </w:rPr>
        <w:t>: Located at the bottom, used for commands and prompts.</w:t>
      </w:r>
    </w:p>
    <w:p w:rsidRPr="00425281" w:rsidR="0090223A" w:rsidP="0090223A" w:rsidRDefault="0090223A" w14:paraId="077ADC64" w14:textId="77777777">
      <w:pPr>
        <w:pStyle w:val="ListParagraph"/>
        <w:spacing w:after="0"/>
        <w:rPr>
          <w:rFonts w:ascii="Times New Roman" w:hAnsi="Times New Roman" w:cs="Times New Roman"/>
          <w:sz w:val="24"/>
          <w:szCs w:val="24"/>
        </w:rPr>
      </w:pPr>
    </w:p>
    <w:p w:rsidR="0090223A" w:rsidP="0090223A" w:rsidRDefault="0090223A" w14:paraId="0F65A5FF"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Basic Commands</w:t>
      </w:r>
    </w:p>
    <w:p w:rsidRPr="00425281" w:rsidR="0090223A" w:rsidP="0090223A" w:rsidRDefault="0090223A" w14:paraId="499DEDEB"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Navigation</w:t>
      </w:r>
    </w:p>
    <w:p w:rsidRPr="00425281" w:rsidR="0090223A" w:rsidP="003F1569" w:rsidRDefault="0090223A" w14:paraId="4ABD38BF"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C-f: Move forward one character.</w:t>
      </w:r>
    </w:p>
    <w:p w:rsidRPr="00425281" w:rsidR="0090223A" w:rsidP="003F1569" w:rsidRDefault="0090223A" w14:paraId="5836D233"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C-b: Move backward one character.</w:t>
      </w:r>
    </w:p>
    <w:p w:rsidRPr="00425281" w:rsidR="0090223A" w:rsidP="003F1569" w:rsidRDefault="0090223A" w14:paraId="4A2ACE10"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C-n: Move to the next line.</w:t>
      </w:r>
    </w:p>
    <w:p w:rsidRPr="00425281" w:rsidR="0090223A" w:rsidP="003F1569" w:rsidRDefault="0090223A" w14:paraId="673005FD"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C-p: Move to the previous line.</w:t>
      </w:r>
    </w:p>
    <w:p w:rsidRPr="00425281" w:rsidR="0090223A" w:rsidP="003F1569" w:rsidRDefault="0090223A" w14:paraId="3862B45F"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M-f: Move forward one word.</w:t>
      </w:r>
    </w:p>
    <w:p w:rsidRPr="00425281" w:rsidR="0090223A" w:rsidP="003F1569" w:rsidRDefault="0090223A" w14:paraId="3DAE64D9"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M-b: Move backward one word.</w:t>
      </w:r>
    </w:p>
    <w:p w:rsidRPr="00425281" w:rsidR="0090223A" w:rsidP="003F1569" w:rsidRDefault="0090223A" w14:paraId="665FA57B"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C-a: Move to the beginning of the line.</w:t>
      </w:r>
    </w:p>
    <w:p w:rsidRPr="00425281" w:rsidR="0090223A" w:rsidP="003F1569" w:rsidRDefault="0090223A" w14:paraId="7E5C58EA"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C-e: Move to the end of the line.</w:t>
      </w:r>
    </w:p>
    <w:p w:rsidRPr="00425281" w:rsidR="0090223A" w:rsidP="003F1569" w:rsidRDefault="0090223A" w14:paraId="37CC052A"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M-&lt;: Move to the beginning of the buffer.</w:t>
      </w:r>
    </w:p>
    <w:p w:rsidRPr="00425281" w:rsidR="0090223A" w:rsidP="003F1569" w:rsidRDefault="0090223A" w14:paraId="28EEF559" w14:textId="77777777">
      <w:pPr>
        <w:pStyle w:val="ListParagraph"/>
        <w:numPr>
          <w:ilvl w:val="0"/>
          <w:numId w:val="33"/>
        </w:numPr>
        <w:spacing w:after="0"/>
        <w:rPr>
          <w:rFonts w:ascii="Times New Roman" w:hAnsi="Times New Roman" w:cs="Times New Roman"/>
          <w:sz w:val="24"/>
          <w:szCs w:val="24"/>
        </w:rPr>
      </w:pPr>
      <w:r w:rsidRPr="00425281">
        <w:rPr>
          <w:rFonts w:ascii="Times New Roman" w:hAnsi="Times New Roman" w:cs="Times New Roman"/>
          <w:sz w:val="24"/>
          <w:szCs w:val="24"/>
        </w:rPr>
        <w:t>M-&gt;: Move to the end of the buffer.</w:t>
      </w:r>
    </w:p>
    <w:p w:rsidRPr="00425281" w:rsidR="0090223A" w:rsidP="0090223A" w:rsidRDefault="0090223A" w14:paraId="7247300B"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Editing</w:t>
      </w:r>
    </w:p>
    <w:p w:rsidRPr="00425281" w:rsidR="0090223A" w:rsidP="003F1569" w:rsidRDefault="0090223A" w14:paraId="300B1899"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C-d: Delete the character under the cursor.</w:t>
      </w:r>
    </w:p>
    <w:p w:rsidRPr="00425281" w:rsidR="0090223A" w:rsidP="003F1569" w:rsidRDefault="0090223A" w14:paraId="34BB7023"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M-d: Delete the word forward.</w:t>
      </w:r>
    </w:p>
    <w:p w:rsidRPr="00425281" w:rsidR="0090223A" w:rsidP="003F1569" w:rsidRDefault="0090223A" w14:paraId="15C9BE4B"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C-k: Kill (cut) text from the cursor to the end of the line.</w:t>
      </w:r>
    </w:p>
    <w:p w:rsidRPr="00425281" w:rsidR="0090223A" w:rsidP="003F1569" w:rsidRDefault="0090223A" w14:paraId="7795F2F9"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M-k: Kill (cut) text from the cursor to the end of the sentence.</w:t>
      </w:r>
    </w:p>
    <w:p w:rsidRPr="00425281" w:rsidR="0090223A" w:rsidP="003F1569" w:rsidRDefault="0090223A" w14:paraId="4E972F58"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C-y: Yank (paste) the most recently killed text.</w:t>
      </w:r>
    </w:p>
    <w:p w:rsidRPr="00425281" w:rsidR="0090223A" w:rsidP="003F1569" w:rsidRDefault="0090223A" w14:paraId="19002A99"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C-w: Kill (cut) the selected region.</w:t>
      </w:r>
    </w:p>
    <w:p w:rsidRPr="00425281" w:rsidR="0090223A" w:rsidP="003F1569" w:rsidRDefault="0090223A" w14:paraId="366EEB13" w14:textId="77777777">
      <w:pPr>
        <w:pStyle w:val="ListParagraph"/>
        <w:numPr>
          <w:ilvl w:val="0"/>
          <w:numId w:val="34"/>
        </w:numPr>
        <w:spacing w:after="0"/>
        <w:rPr>
          <w:rFonts w:ascii="Times New Roman" w:hAnsi="Times New Roman" w:cs="Times New Roman"/>
          <w:sz w:val="24"/>
          <w:szCs w:val="24"/>
        </w:rPr>
      </w:pPr>
      <w:r w:rsidRPr="00425281">
        <w:rPr>
          <w:rFonts w:ascii="Times New Roman" w:hAnsi="Times New Roman" w:cs="Times New Roman"/>
          <w:sz w:val="24"/>
          <w:szCs w:val="24"/>
        </w:rPr>
        <w:t>M-w: Copy the selected region.</w:t>
      </w:r>
    </w:p>
    <w:p w:rsidRPr="00425281" w:rsidR="0090223A" w:rsidP="0090223A" w:rsidRDefault="0090223A" w14:paraId="583D1A48"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Undo and Redo</w:t>
      </w:r>
    </w:p>
    <w:p w:rsidRPr="00425281" w:rsidR="0090223A" w:rsidP="003F1569" w:rsidRDefault="0090223A" w14:paraId="3B2628F4" w14:textId="77777777">
      <w:pPr>
        <w:pStyle w:val="ListParagraph"/>
        <w:numPr>
          <w:ilvl w:val="0"/>
          <w:numId w:val="35"/>
        </w:numPr>
        <w:spacing w:after="0"/>
        <w:rPr>
          <w:rFonts w:ascii="Times New Roman" w:hAnsi="Times New Roman" w:cs="Times New Roman"/>
          <w:sz w:val="24"/>
          <w:szCs w:val="24"/>
        </w:rPr>
      </w:pPr>
      <w:r w:rsidRPr="00425281">
        <w:rPr>
          <w:rFonts w:ascii="Times New Roman" w:hAnsi="Times New Roman" w:cs="Times New Roman"/>
          <w:sz w:val="24"/>
          <w:szCs w:val="24"/>
        </w:rPr>
        <w:t>C-/ or C-x u: Undo the last action.</w:t>
      </w:r>
    </w:p>
    <w:p w:rsidRPr="00425281" w:rsidR="0090223A" w:rsidP="003F1569" w:rsidRDefault="0090223A" w14:paraId="41FDE897" w14:textId="77777777">
      <w:pPr>
        <w:pStyle w:val="ListParagraph"/>
        <w:numPr>
          <w:ilvl w:val="0"/>
          <w:numId w:val="35"/>
        </w:numPr>
        <w:spacing w:after="0"/>
        <w:rPr>
          <w:rFonts w:ascii="Times New Roman" w:hAnsi="Times New Roman" w:cs="Times New Roman"/>
          <w:sz w:val="24"/>
          <w:szCs w:val="24"/>
        </w:rPr>
      </w:pPr>
      <w:r w:rsidRPr="00425281">
        <w:rPr>
          <w:rFonts w:ascii="Times New Roman" w:hAnsi="Times New Roman" w:cs="Times New Roman"/>
          <w:sz w:val="24"/>
          <w:szCs w:val="24"/>
        </w:rPr>
        <w:t>C-g: Cancel the current command.</w:t>
      </w:r>
    </w:p>
    <w:p w:rsidRPr="00425281" w:rsidR="0090223A" w:rsidP="0090223A" w:rsidRDefault="0090223A" w14:paraId="44D0BB6D"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File Operations</w:t>
      </w:r>
    </w:p>
    <w:p w:rsidRPr="00425281" w:rsidR="0090223A" w:rsidP="003F1569" w:rsidRDefault="0090223A" w14:paraId="16B324E2" w14:textId="77777777">
      <w:pPr>
        <w:pStyle w:val="ListParagraph"/>
        <w:numPr>
          <w:ilvl w:val="0"/>
          <w:numId w:val="36"/>
        </w:numPr>
        <w:spacing w:after="0"/>
        <w:rPr>
          <w:rFonts w:ascii="Times New Roman" w:hAnsi="Times New Roman" w:cs="Times New Roman"/>
          <w:sz w:val="24"/>
          <w:szCs w:val="24"/>
        </w:rPr>
      </w:pPr>
      <w:r w:rsidRPr="00425281">
        <w:rPr>
          <w:rFonts w:ascii="Times New Roman" w:hAnsi="Times New Roman" w:cs="Times New Roman"/>
          <w:sz w:val="24"/>
          <w:szCs w:val="24"/>
        </w:rPr>
        <w:t>C-x C-f: Open a file.</w:t>
      </w:r>
    </w:p>
    <w:p w:rsidRPr="00425281" w:rsidR="0090223A" w:rsidP="003F1569" w:rsidRDefault="0090223A" w14:paraId="719AB53C" w14:textId="77777777">
      <w:pPr>
        <w:pStyle w:val="ListParagraph"/>
        <w:numPr>
          <w:ilvl w:val="0"/>
          <w:numId w:val="36"/>
        </w:numPr>
        <w:spacing w:after="0"/>
        <w:rPr>
          <w:rFonts w:ascii="Times New Roman" w:hAnsi="Times New Roman" w:cs="Times New Roman"/>
          <w:sz w:val="24"/>
          <w:szCs w:val="24"/>
        </w:rPr>
      </w:pPr>
      <w:r w:rsidRPr="00425281">
        <w:rPr>
          <w:rFonts w:ascii="Times New Roman" w:hAnsi="Times New Roman" w:cs="Times New Roman"/>
          <w:sz w:val="24"/>
          <w:szCs w:val="24"/>
        </w:rPr>
        <w:t>C-x C-s: Save the current buffer.</w:t>
      </w:r>
    </w:p>
    <w:p w:rsidRPr="00425281" w:rsidR="0090223A" w:rsidP="003F1569" w:rsidRDefault="0090223A" w14:paraId="5727B568" w14:textId="77777777">
      <w:pPr>
        <w:pStyle w:val="ListParagraph"/>
        <w:numPr>
          <w:ilvl w:val="0"/>
          <w:numId w:val="36"/>
        </w:numPr>
        <w:spacing w:after="0"/>
        <w:rPr>
          <w:rFonts w:ascii="Times New Roman" w:hAnsi="Times New Roman" w:cs="Times New Roman"/>
          <w:sz w:val="24"/>
          <w:szCs w:val="24"/>
        </w:rPr>
      </w:pPr>
      <w:r w:rsidRPr="00425281">
        <w:rPr>
          <w:rFonts w:ascii="Times New Roman" w:hAnsi="Times New Roman" w:cs="Times New Roman"/>
          <w:sz w:val="24"/>
          <w:szCs w:val="24"/>
        </w:rPr>
        <w:t>C-x C-w: Write the buffer to a specific file (Save As).</w:t>
      </w:r>
    </w:p>
    <w:p w:rsidRPr="00425281" w:rsidR="0090223A" w:rsidP="003F1569" w:rsidRDefault="0090223A" w14:paraId="2967454D" w14:textId="77777777">
      <w:pPr>
        <w:pStyle w:val="ListParagraph"/>
        <w:numPr>
          <w:ilvl w:val="0"/>
          <w:numId w:val="36"/>
        </w:numPr>
        <w:spacing w:after="0"/>
        <w:rPr>
          <w:rFonts w:ascii="Times New Roman" w:hAnsi="Times New Roman" w:cs="Times New Roman"/>
          <w:sz w:val="24"/>
          <w:szCs w:val="24"/>
        </w:rPr>
      </w:pPr>
      <w:r w:rsidRPr="00425281">
        <w:rPr>
          <w:rFonts w:ascii="Times New Roman" w:hAnsi="Times New Roman" w:cs="Times New Roman"/>
          <w:sz w:val="24"/>
          <w:szCs w:val="24"/>
        </w:rPr>
        <w:t>C-x C-c: Exit Emacs.</w:t>
      </w:r>
    </w:p>
    <w:p w:rsidRPr="00425281" w:rsidR="0090223A" w:rsidP="0090223A" w:rsidRDefault="0090223A" w14:paraId="79DA71BD" w14:textId="77777777">
      <w:pPr>
        <w:pStyle w:val="ListParagraph"/>
        <w:spacing w:after="0"/>
        <w:ind w:left="360"/>
        <w:rPr>
          <w:rFonts w:ascii="Times New Roman" w:hAnsi="Times New Roman" w:cs="Times New Roman"/>
          <w:b/>
          <w:bCs/>
          <w:sz w:val="24"/>
          <w:szCs w:val="24"/>
        </w:rPr>
      </w:pPr>
      <w:r w:rsidRPr="00425281">
        <w:rPr>
          <w:rFonts w:ascii="Times New Roman" w:hAnsi="Times New Roman" w:cs="Times New Roman"/>
          <w:b/>
          <w:bCs/>
          <w:sz w:val="24"/>
          <w:szCs w:val="24"/>
        </w:rPr>
        <w:t>Searching</w:t>
      </w:r>
    </w:p>
    <w:p w:rsidRPr="00425281" w:rsidR="0090223A" w:rsidP="003F1569" w:rsidRDefault="0090223A" w14:paraId="4C4A4689" w14:textId="77777777">
      <w:pPr>
        <w:pStyle w:val="ListParagraph"/>
        <w:numPr>
          <w:ilvl w:val="0"/>
          <w:numId w:val="37"/>
        </w:numPr>
        <w:spacing w:after="0"/>
        <w:rPr>
          <w:rFonts w:ascii="Times New Roman" w:hAnsi="Times New Roman" w:cs="Times New Roman"/>
          <w:sz w:val="24"/>
          <w:szCs w:val="24"/>
        </w:rPr>
      </w:pPr>
      <w:r w:rsidRPr="00425281">
        <w:rPr>
          <w:rFonts w:ascii="Times New Roman" w:hAnsi="Times New Roman" w:cs="Times New Roman"/>
          <w:sz w:val="24"/>
          <w:szCs w:val="24"/>
        </w:rPr>
        <w:t>C-s: Incremental search forward.</w:t>
      </w:r>
    </w:p>
    <w:p w:rsidRPr="00425281" w:rsidR="0090223A" w:rsidP="003F1569" w:rsidRDefault="0090223A" w14:paraId="5880DEBE" w14:textId="77777777">
      <w:pPr>
        <w:pStyle w:val="ListParagraph"/>
        <w:numPr>
          <w:ilvl w:val="0"/>
          <w:numId w:val="37"/>
        </w:numPr>
        <w:spacing w:after="0"/>
        <w:rPr>
          <w:rFonts w:ascii="Times New Roman" w:hAnsi="Times New Roman" w:cs="Times New Roman"/>
          <w:sz w:val="24"/>
          <w:szCs w:val="24"/>
        </w:rPr>
      </w:pPr>
      <w:r w:rsidRPr="00425281">
        <w:rPr>
          <w:rFonts w:ascii="Times New Roman" w:hAnsi="Times New Roman" w:cs="Times New Roman"/>
          <w:sz w:val="24"/>
          <w:szCs w:val="24"/>
        </w:rPr>
        <w:t>C-r: Incremental search backward.</w:t>
      </w:r>
    </w:p>
    <w:p w:rsidR="0090223A" w:rsidP="003F1569" w:rsidRDefault="0090223A" w14:paraId="62EE0B38" w14:textId="77777777">
      <w:pPr>
        <w:pStyle w:val="ListParagraph"/>
        <w:numPr>
          <w:ilvl w:val="0"/>
          <w:numId w:val="37"/>
        </w:numPr>
        <w:spacing w:after="0"/>
        <w:rPr>
          <w:rFonts w:ascii="Times New Roman" w:hAnsi="Times New Roman" w:cs="Times New Roman"/>
          <w:sz w:val="24"/>
          <w:szCs w:val="24"/>
        </w:rPr>
      </w:pPr>
      <w:r w:rsidRPr="00425281">
        <w:rPr>
          <w:rFonts w:ascii="Times New Roman" w:hAnsi="Times New Roman" w:cs="Times New Roman"/>
          <w:sz w:val="24"/>
          <w:szCs w:val="24"/>
        </w:rPr>
        <w:t>M-%: Search and replace.</w:t>
      </w:r>
    </w:p>
    <w:p w:rsidR="0090223A" w:rsidP="0090223A" w:rsidRDefault="0090223A" w14:paraId="61314845" w14:textId="77777777">
      <w:pPr>
        <w:spacing w:after="0"/>
        <w:rPr>
          <w:rFonts w:ascii="Times New Roman" w:hAnsi="Times New Roman" w:cs="Times New Roman"/>
          <w:sz w:val="24"/>
          <w:szCs w:val="24"/>
        </w:rPr>
      </w:pPr>
    </w:p>
    <w:p w:rsidR="0090223A" w:rsidP="0090223A" w:rsidRDefault="0090223A" w14:paraId="3AAE729B" w14:textId="77777777">
      <w:pPr>
        <w:spacing w:after="0"/>
        <w:rPr>
          <w:rFonts w:ascii="Times New Roman" w:hAnsi="Times New Roman" w:cs="Times New Roman"/>
          <w:sz w:val="24"/>
          <w:szCs w:val="24"/>
        </w:rPr>
      </w:pPr>
    </w:p>
    <w:p w:rsidRPr="002D16DC" w:rsidR="0090223A" w:rsidP="003F1569" w:rsidRDefault="0090223A" w14:paraId="516F8198" w14:textId="77777777">
      <w:pPr>
        <w:pStyle w:val="ListParagraph"/>
        <w:numPr>
          <w:ilvl w:val="0"/>
          <w:numId w:val="76"/>
        </w:numPr>
        <w:spacing w:after="0"/>
        <w:rPr>
          <w:rFonts w:ascii="Times New Roman" w:hAnsi="Times New Roman" w:cs="Times New Roman"/>
          <w:b/>
          <w:bCs/>
          <w:sz w:val="24"/>
          <w:szCs w:val="24"/>
        </w:rPr>
      </w:pPr>
      <w:r w:rsidRPr="002D16DC">
        <w:rPr>
          <w:rFonts w:ascii="Times New Roman" w:hAnsi="Times New Roman" w:cs="Times New Roman"/>
          <w:b/>
          <w:bCs/>
          <w:sz w:val="24"/>
          <w:szCs w:val="24"/>
        </w:rPr>
        <w:t>Graphical Editor in Linux</w:t>
      </w:r>
    </w:p>
    <w:p w:rsidRPr="00B64DC5" w:rsidR="0090223A" w:rsidP="0090223A" w:rsidRDefault="0090223A" w14:paraId="3DCB8387" w14:textId="77777777">
      <w:pPr>
        <w:spacing w:after="0"/>
        <w:rPr>
          <w:rFonts w:ascii="Times New Roman" w:hAnsi="Times New Roman" w:cs="Times New Roman"/>
          <w:sz w:val="24"/>
          <w:szCs w:val="24"/>
        </w:rPr>
      </w:pPr>
      <w:r w:rsidRPr="00B64DC5">
        <w:rPr>
          <w:rFonts w:ascii="Times New Roman" w:hAnsi="Times New Roman" w:cs="Times New Roman"/>
          <w:sz w:val="24"/>
          <w:szCs w:val="24"/>
        </w:rPr>
        <w:t>Graphical editors in Linux provide a user-friendly interface for text editing and are often preferred by users who are more comfortable with graphical interfaces than command-line tools. Here are some of the most popular graphical text editors available in Linux:</w:t>
      </w:r>
    </w:p>
    <w:p w:rsidR="0090223A" w:rsidP="003F1569" w:rsidRDefault="0090223A" w14:paraId="4381ADAE" w14:textId="77777777">
      <w:pPr>
        <w:pStyle w:val="ListParagraph"/>
        <w:numPr>
          <w:ilvl w:val="0"/>
          <w:numId w:val="38"/>
        </w:numPr>
        <w:spacing w:after="0"/>
        <w:rPr>
          <w:rFonts w:ascii="Times New Roman" w:hAnsi="Times New Roman" w:cs="Times New Roman"/>
          <w:sz w:val="24"/>
          <w:szCs w:val="24"/>
        </w:rPr>
      </w:pPr>
      <w:proofErr w:type="spellStart"/>
      <w:r w:rsidRPr="00B64DC5">
        <w:rPr>
          <w:rFonts w:ascii="Times New Roman" w:hAnsi="Times New Roman" w:cs="Times New Roman"/>
          <w:sz w:val="24"/>
          <w:szCs w:val="24"/>
        </w:rPr>
        <w:t>Gedit</w:t>
      </w:r>
      <w:proofErr w:type="spellEnd"/>
      <w:r>
        <w:rPr>
          <w:rFonts w:ascii="Times New Roman" w:hAnsi="Times New Roman" w:cs="Times New Roman"/>
          <w:sz w:val="24"/>
          <w:szCs w:val="24"/>
        </w:rPr>
        <w:t xml:space="preserve">: </w:t>
      </w:r>
      <w:proofErr w:type="spellStart"/>
      <w:r w:rsidRPr="00B64DC5">
        <w:rPr>
          <w:rFonts w:ascii="Times New Roman" w:hAnsi="Times New Roman" w:cs="Times New Roman"/>
          <w:sz w:val="24"/>
          <w:szCs w:val="24"/>
        </w:rPr>
        <w:t>Gedit</w:t>
      </w:r>
      <w:proofErr w:type="spellEnd"/>
      <w:r w:rsidRPr="00B64DC5">
        <w:rPr>
          <w:rFonts w:ascii="Times New Roman" w:hAnsi="Times New Roman" w:cs="Times New Roman"/>
          <w:sz w:val="24"/>
          <w:szCs w:val="24"/>
        </w:rPr>
        <w:t xml:space="preserve"> is the default text editor for the GNOME desktop environment. It is simple and user-friendly, making it ideal for basic text editing tasks.</w:t>
      </w:r>
      <w:r>
        <w:rPr>
          <w:rFonts w:ascii="Times New Roman" w:hAnsi="Times New Roman" w:cs="Times New Roman"/>
          <w:sz w:val="24"/>
          <w:szCs w:val="24"/>
        </w:rPr>
        <w:t xml:space="preserve"> </w:t>
      </w:r>
    </w:p>
    <w:p w:rsidRPr="00B64DC5" w:rsidR="0090223A" w:rsidP="0090223A" w:rsidRDefault="0090223A" w14:paraId="60F0CBAB" w14:textId="77777777">
      <w:pPr>
        <w:pStyle w:val="ListParagraph"/>
        <w:spacing w:after="0"/>
        <w:rPr>
          <w:rFonts w:ascii="Times New Roman" w:hAnsi="Times New Roman" w:cs="Times New Roman"/>
          <w:sz w:val="24"/>
          <w:szCs w:val="24"/>
        </w:rPr>
      </w:pPr>
      <w:r w:rsidRPr="00B64DC5">
        <w:rPr>
          <w:rFonts w:ascii="Times New Roman" w:hAnsi="Times New Roman" w:cs="Times New Roman"/>
          <w:b/>
          <w:bCs/>
          <w:sz w:val="24"/>
          <w:szCs w:val="24"/>
        </w:rPr>
        <w:t>Features</w:t>
      </w:r>
      <w:r w:rsidRPr="00B64DC5">
        <w:rPr>
          <w:rFonts w:ascii="Times New Roman" w:hAnsi="Times New Roman" w:cs="Times New Roman"/>
          <w:sz w:val="24"/>
          <w:szCs w:val="24"/>
        </w:rPr>
        <w:t>:</w:t>
      </w:r>
    </w:p>
    <w:p w:rsidRPr="00B64DC5" w:rsidR="0090223A" w:rsidP="003F1569" w:rsidRDefault="0090223A" w14:paraId="10C248B3" w14:textId="77777777">
      <w:pPr>
        <w:pStyle w:val="ListParagraph"/>
        <w:numPr>
          <w:ilvl w:val="0"/>
          <w:numId w:val="39"/>
        </w:numPr>
        <w:spacing w:after="0"/>
        <w:rPr>
          <w:rFonts w:ascii="Times New Roman" w:hAnsi="Times New Roman" w:cs="Times New Roman"/>
          <w:sz w:val="24"/>
          <w:szCs w:val="24"/>
        </w:rPr>
      </w:pPr>
      <w:r w:rsidRPr="00B64DC5">
        <w:rPr>
          <w:rFonts w:ascii="Times New Roman" w:hAnsi="Times New Roman" w:cs="Times New Roman"/>
          <w:sz w:val="24"/>
          <w:szCs w:val="24"/>
        </w:rPr>
        <w:t>Syntax highlighting for various programming languages</w:t>
      </w:r>
    </w:p>
    <w:p w:rsidRPr="00B64DC5" w:rsidR="0090223A" w:rsidP="003F1569" w:rsidRDefault="0090223A" w14:paraId="086BABE2" w14:textId="77777777">
      <w:pPr>
        <w:pStyle w:val="ListParagraph"/>
        <w:numPr>
          <w:ilvl w:val="0"/>
          <w:numId w:val="39"/>
        </w:numPr>
        <w:spacing w:after="0"/>
        <w:rPr>
          <w:rFonts w:ascii="Times New Roman" w:hAnsi="Times New Roman" w:cs="Times New Roman"/>
          <w:sz w:val="24"/>
          <w:szCs w:val="24"/>
        </w:rPr>
      </w:pPr>
      <w:r w:rsidRPr="00B64DC5">
        <w:rPr>
          <w:rFonts w:ascii="Times New Roman" w:hAnsi="Times New Roman" w:cs="Times New Roman"/>
          <w:sz w:val="24"/>
          <w:szCs w:val="24"/>
        </w:rPr>
        <w:t>Undo and redo</w:t>
      </w:r>
    </w:p>
    <w:p w:rsidRPr="00B64DC5" w:rsidR="0090223A" w:rsidP="003F1569" w:rsidRDefault="0090223A" w14:paraId="25ADC110" w14:textId="77777777">
      <w:pPr>
        <w:pStyle w:val="ListParagraph"/>
        <w:numPr>
          <w:ilvl w:val="0"/>
          <w:numId w:val="39"/>
        </w:numPr>
        <w:spacing w:after="0"/>
        <w:rPr>
          <w:rFonts w:ascii="Times New Roman" w:hAnsi="Times New Roman" w:cs="Times New Roman"/>
          <w:sz w:val="24"/>
          <w:szCs w:val="24"/>
        </w:rPr>
      </w:pPr>
      <w:r w:rsidRPr="00B64DC5">
        <w:rPr>
          <w:rFonts w:ascii="Times New Roman" w:hAnsi="Times New Roman" w:cs="Times New Roman"/>
          <w:sz w:val="24"/>
          <w:szCs w:val="24"/>
        </w:rPr>
        <w:t>Search and replace</w:t>
      </w:r>
    </w:p>
    <w:p w:rsidRPr="00B64DC5" w:rsidR="0090223A" w:rsidP="003F1569" w:rsidRDefault="0090223A" w14:paraId="15D452FD" w14:textId="77777777">
      <w:pPr>
        <w:pStyle w:val="ListParagraph"/>
        <w:numPr>
          <w:ilvl w:val="0"/>
          <w:numId w:val="39"/>
        </w:numPr>
        <w:spacing w:after="0"/>
        <w:rPr>
          <w:rFonts w:ascii="Times New Roman" w:hAnsi="Times New Roman" w:cs="Times New Roman"/>
          <w:sz w:val="24"/>
          <w:szCs w:val="24"/>
        </w:rPr>
      </w:pPr>
      <w:r w:rsidRPr="00B64DC5">
        <w:rPr>
          <w:rFonts w:ascii="Times New Roman" w:hAnsi="Times New Roman" w:cs="Times New Roman"/>
          <w:sz w:val="24"/>
          <w:szCs w:val="24"/>
        </w:rPr>
        <w:t>Auto-indentation</w:t>
      </w:r>
    </w:p>
    <w:p w:rsidRPr="00B64DC5" w:rsidR="0090223A" w:rsidP="003F1569" w:rsidRDefault="0090223A" w14:paraId="0D807507" w14:textId="77777777">
      <w:pPr>
        <w:pStyle w:val="ListParagraph"/>
        <w:numPr>
          <w:ilvl w:val="0"/>
          <w:numId w:val="39"/>
        </w:numPr>
        <w:spacing w:after="0"/>
        <w:rPr>
          <w:rFonts w:ascii="Times New Roman" w:hAnsi="Times New Roman" w:cs="Times New Roman"/>
          <w:sz w:val="24"/>
          <w:szCs w:val="24"/>
        </w:rPr>
      </w:pPr>
      <w:r w:rsidRPr="00B64DC5">
        <w:rPr>
          <w:rFonts w:ascii="Times New Roman" w:hAnsi="Times New Roman" w:cs="Times New Roman"/>
          <w:sz w:val="24"/>
          <w:szCs w:val="24"/>
        </w:rPr>
        <w:t>Plugins support</w:t>
      </w:r>
    </w:p>
    <w:p w:rsidR="0090223A" w:rsidP="0090223A" w:rsidRDefault="0090223A" w14:paraId="14163B1A" w14:textId="77777777">
      <w:pPr>
        <w:pStyle w:val="ListParagraph"/>
        <w:spacing w:after="0"/>
        <w:rPr>
          <w:rFonts w:ascii="Times New Roman" w:hAnsi="Times New Roman" w:cs="Times New Roman"/>
          <w:sz w:val="24"/>
          <w:szCs w:val="24"/>
        </w:rPr>
      </w:pPr>
    </w:p>
    <w:p w:rsidRPr="00B64DC5" w:rsidR="0090223A" w:rsidP="003F1569" w:rsidRDefault="0090223A" w14:paraId="33E618B5" w14:textId="77777777">
      <w:pPr>
        <w:pStyle w:val="ListParagraph"/>
        <w:numPr>
          <w:ilvl w:val="0"/>
          <w:numId w:val="38"/>
        </w:numPr>
        <w:spacing w:after="0"/>
        <w:rPr>
          <w:rFonts w:ascii="Times New Roman" w:hAnsi="Times New Roman" w:cs="Times New Roman"/>
          <w:b/>
          <w:bCs/>
          <w:sz w:val="24"/>
          <w:szCs w:val="24"/>
        </w:rPr>
      </w:pPr>
      <w:r w:rsidRPr="00B64DC5">
        <w:rPr>
          <w:rFonts w:ascii="Times New Roman" w:hAnsi="Times New Roman" w:cs="Times New Roman"/>
          <w:b/>
          <w:bCs/>
          <w:sz w:val="24"/>
          <w:szCs w:val="24"/>
        </w:rPr>
        <w:t>Kate</w:t>
      </w:r>
      <w:r>
        <w:rPr>
          <w:rFonts w:ascii="Times New Roman" w:hAnsi="Times New Roman" w:cs="Times New Roman"/>
          <w:b/>
          <w:bCs/>
          <w:sz w:val="24"/>
          <w:szCs w:val="24"/>
        </w:rPr>
        <w:t xml:space="preserve">: </w:t>
      </w:r>
      <w:r w:rsidRPr="00B64DC5">
        <w:rPr>
          <w:rFonts w:ascii="Times New Roman" w:hAnsi="Times New Roman" w:cs="Times New Roman"/>
          <w:sz w:val="24"/>
          <w:szCs w:val="24"/>
        </w:rPr>
        <w:t>Kate is a powerful text editor for the KDE desktop environment, but it can be used on any desktop environment.</w:t>
      </w:r>
    </w:p>
    <w:p w:rsidRPr="00B64DC5" w:rsidR="0090223A" w:rsidP="0090223A" w:rsidRDefault="0090223A" w14:paraId="1D4E9D71" w14:textId="77777777">
      <w:pPr>
        <w:pStyle w:val="ListParagraph"/>
        <w:spacing w:after="0"/>
        <w:rPr>
          <w:rFonts w:ascii="Times New Roman" w:hAnsi="Times New Roman" w:cs="Times New Roman"/>
          <w:sz w:val="24"/>
          <w:szCs w:val="24"/>
        </w:rPr>
      </w:pPr>
      <w:r w:rsidRPr="00B64DC5">
        <w:rPr>
          <w:rFonts w:ascii="Times New Roman" w:hAnsi="Times New Roman" w:cs="Times New Roman"/>
          <w:b/>
          <w:bCs/>
          <w:sz w:val="24"/>
          <w:szCs w:val="24"/>
        </w:rPr>
        <w:t>Features</w:t>
      </w:r>
      <w:r w:rsidRPr="00B64DC5">
        <w:rPr>
          <w:rFonts w:ascii="Times New Roman" w:hAnsi="Times New Roman" w:cs="Times New Roman"/>
          <w:sz w:val="24"/>
          <w:szCs w:val="24"/>
        </w:rPr>
        <w:t>:</w:t>
      </w:r>
    </w:p>
    <w:p w:rsidRPr="00B64DC5" w:rsidR="0090223A" w:rsidP="003F1569" w:rsidRDefault="0090223A" w14:paraId="6BFAA8AD"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Multi-document interface</w:t>
      </w:r>
    </w:p>
    <w:p w:rsidRPr="00B64DC5" w:rsidR="0090223A" w:rsidP="003F1569" w:rsidRDefault="0090223A" w14:paraId="0A25F0A2"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Syntax highlighting</w:t>
      </w:r>
    </w:p>
    <w:p w:rsidRPr="00B64DC5" w:rsidR="0090223A" w:rsidP="003F1569" w:rsidRDefault="0090223A" w14:paraId="6C8D2D06"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Code folding</w:t>
      </w:r>
    </w:p>
    <w:p w:rsidRPr="00B64DC5" w:rsidR="0090223A" w:rsidP="003F1569" w:rsidRDefault="0090223A" w14:paraId="7F052587"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Search and replace with regular expressions</w:t>
      </w:r>
    </w:p>
    <w:p w:rsidRPr="00B64DC5" w:rsidR="0090223A" w:rsidP="003F1569" w:rsidRDefault="0090223A" w14:paraId="037DB10B"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Built-in terminal</w:t>
      </w:r>
    </w:p>
    <w:p w:rsidRPr="00B64DC5" w:rsidR="0090223A" w:rsidP="003F1569" w:rsidRDefault="0090223A" w14:paraId="07FDB65C" w14:textId="77777777">
      <w:pPr>
        <w:pStyle w:val="ListParagraph"/>
        <w:numPr>
          <w:ilvl w:val="0"/>
          <w:numId w:val="40"/>
        </w:numPr>
        <w:spacing w:after="0"/>
        <w:rPr>
          <w:rFonts w:ascii="Times New Roman" w:hAnsi="Times New Roman" w:cs="Times New Roman"/>
          <w:sz w:val="24"/>
          <w:szCs w:val="24"/>
        </w:rPr>
      </w:pPr>
      <w:r w:rsidRPr="00B64DC5">
        <w:rPr>
          <w:rFonts w:ascii="Times New Roman" w:hAnsi="Times New Roman" w:cs="Times New Roman"/>
          <w:sz w:val="24"/>
          <w:szCs w:val="24"/>
        </w:rPr>
        <w:t>Plugins support</w:t>
      </w:r>
    </w:p>
    <w:p w:rsidR="0090223A" w:rsidP="0090223A" w:rsidRDefault="0090223A" w14:paraId="2B49A637" w14:textId="77777777">
      <w:pPr>
        <w:pStyle w:val="ListParagraph"/>
        <w:spacing w:after="0"/>
        <w:rPr>
          <w:rFonts w:ascii="Times New Roman" w:hAnsi="Times New Roman" w:cs="Times New Roman"/>
          <w:sz w:val="24"/>
          <w:szCs w:val="24"/>
        </w:rPr>
      </w:pPr>
    </w:p>
    <w:p w:rsidRPr="00B64DC5" w:rsidR="0090223A" w:rsidP="003F1569" w:rsidRDefault="0090223A" w14:paraId="437A47B3" w14:textId="77777777">
      <w:pPr>
        <w:pStyle w:val="ListParagraph"/>
        <w:numPr>
          <w:ilvl w:val="0"/>
          <w:numId w:val="38"/>
        </w:numPr>
        <w:spacing w:after="0"/>
        <w:rPr>
          <w:rFonts w:ascii="Times New Roman" w:hAnsi="Times New Roman" w:cs="Times New Roman"/>
          <w:b/>
          <w:bCs/>
          <w:sz w:val="24"/>
          <w:szCs w:val="24"/>
        </w:rPr>
      </w:pPr>
      <w:r w:rsidRPr="00B64DC5">
        <w:rPr>
          <w:rFonts w:ascii="Times New Roman" w:hAnsi="Times New Roman" w:cs="Times New Roman"/>
          <w:b/>
          <w:bCs/>
          <w:sz w:val="24"/>
          <w:szCs w:val="24"/>
        </w:rPr>
        <w:t>Sublime Text</w:t>
      </w:r>
      <w:r>
        <w:rPr>
          <w:rFonts w:ascii="Times New Roman" w:hAnsi="Times New Roman" w:cs="Times New Roman"/>
          <w:b/>
          <w:bCs/>
          <w:sz w:val="24"/>
          <w:szCs w:val="24"/>
        </w:rPr>
        <w:t xml:space="preserve">: </w:t>
      </w:r>
      <w:r w:rsidRPr="00B64DC5">
        <w:rPr>
          <w:rFonts w:ascii="Times New Roman" w:hAnsi="Times New Roman" w:cs="Times New Roman"/>
          <w:sz w:val="24"/>
          <w:szCs w:val="24"/>
        </w:rPr>
        <w:t>Sublime Text is a popular cross-platform text editor known for its speed and features</w:t>
      </w:r>
    </w:p>
    <w:p w:rsidRPr="00B64DC5" w:rsidR="0090223A" w:rsidP="0090223A" w:rsidRDefault="0090223A" w14:paraId="451D6EF3" w14:textId="77777777">
      <w:pPr>
        <w:pStyle w:val="ListParagraph"/>
        <w:spacing w:after="0"/>
        <w:rPr>
          <w:rFonts w:ascii="Times New Roman" w:hAnsi="Times New Roman" w:cs="Times New Roman"/>
          <w:b/>
          <w:bCs/>
          <w:sz w:val="24"/>
          <w:szCs w:val="24"/>
        </w:rPr>
      </w:pPr>
      <w:r w:rsidRPr="00B64DC5">
        <w:rPr>
          <w:rFonts w:ascii="Times New Roman" w:hAnsi="Times New Roman" w:cs="Times New Roman"/>
          <w:b/>
          <w:bCs/>
          <w:sz w:val="24"/>
          <w:szCs w:val="24"/>
        </w:rPr>
        <w:t>Features:</w:t>
      </w:r>
    </w:p>
    <w:p w:rsidRPr="00B64DC5" w:rsidR="0090223A" w:rsidP="003F1569" w:rsidRDefault="0090223A" w14:paraId="153640B7" w14:textId="77777777">
      <w:pPr>
        <w:pStyle w:val="ListParagraph"/>
        <w:numPr>
          <w:ilvl w:val="0"/>
          <w:numId w:val="41"/>
        </w:numPr>
        <w:spacing w:after="0"/>
        <w:rPr>
          <w:rFonts w:ascii="Times New Roman" w:hAnsi="Times New Roman" w:cs="Times New Roman"/>
          <w:sz w:val="24"/>
          <w:szCs w:val="24"/>
        </w:rPr>
      </w:pPr>
      <w:r w:rsidRPr="00B64DC5">
        <w:rPr>
          <w:rFonts w:ascii="Times New Roman" w:hAnsi="Times New Roman" w:cs="Times New Roman"/>
          <w:sz w:val="24"/>
          <w:szCs w:val="24"/>
        </w:rPr>
        <w:t>Goto anything (quickly navigate to files, lines, or symbols)</w:t>
      </w:r>
    </w:p>
    <w:p w:rsidRPr="00B64DC5" w:rsidR="0090223A" w:rsidP="003F1569" w:rsidRDefault="0090223A" w14:paraId="5D5D5730" w14:textId="77777777">
      <w:pPr>
        <w:pStyle w:val="ListParagraph"/>
        <w:numPr>
          <w:ilvl w:val="0"/>
          <w:numId w:val="41"/>
        </w:numPr>
        <w:spacing w:after="0"/>
        <w:rPr>
          <w:rFonts w:ascii="Times New Roman" w:hAnsi="Times New Roman" w:cs="Times New Roman"/>
          <w:sz w:val="24"/>
          <w:szCs w:val="24"/>
        </w:rPr>
      </w:pPr>
      <w:r w:rsidRPr="00B64DC5">
        <w:rPr>
          <w:rFonts w:ascii="Times New Roman" w:hAnsi="Times New Roman" w:cs="Times New Roman"/>
          <w:sz w:val="24"/>
          <w:szCs w:val="24"/>
        </w:rPr>
        <w:t>Multiple selections</w:t>
      </w:r>
    </w:p>
    <w:p w:rsidRPr="00B64DC5" w:rsidR="0090223A" w:rsidP="003F1569" w:rsidRDefault="0090223A" w14:paraId="60E6BACE" w14:textId="77777777">
      <w:pPr>
        <w:pStyle w:val="ListParagraph"/>
        <w:numPr>
          <w:ilvl w:val="0"/>
          <w:numId w:val="41"/>
        </w:numPr>
        <w:spacing w:after="0"/>
        <w:rPr>
          <w:rFonts w:ascii="Times New Roman" w:hAnsi="Times New Roman" w:cs="Times New Roman"/>
          <w:sz w:val="24"/>
          <w:szCs w:val="24"/>
        </w:rPr>
      </w:pPr>
      <w:r w:rsidRPr="00B64DC5">
        <w:rPr>
          <w:rFonts w:ascii="Times New Roman" w:hAnsi="Times New Roman" w:cs="Times New Roman"/>
          <w:sz w:val="24"/>
          <w:szCs w:val="24"/>
        </w:rPr>
        <w:t>Command palette</w:t>
      </w:r>
    </w:p>
    <w:p w:rsidRPr="00B64DC5" w:rsidR="0090223A" w:rsidP="003F1569" w:rsidRDefault="0090223A" w14:paraId="0E996008" w14:textId="77777777">
      <w:pPr>
        <w:pStyle w:val="ListParagraph"/>
        <w:numPr>
          <w:ilvl w:val="0"/>
          <w:numId w:val="41"/>
        </w:numPr>
        <w:spacing w:after="0"/>
        <w:rPr>
          <w:rFonts w:ascii="Times New Roman" w:hAnsi="Times New Roman" w:cs="Times New Roman"/>
          <w:sz w:val="24"/>
          <w:szCs w:val="24"/>
        </w:rPr>
      </w:pPr>
      <w:r w:rsidRPr="00B64DC5">
        <w:rPr>
          <w:rFonts w:ascii="Times New Roman" w:hAnsi="Times New Roman" w:cs="Times New Roman"/>
          <w:sz w:val="24"/>
          <w:szCs w:val="24"/>
        </w:rPr>
        <w:t>Distraction-free mode</w:t>
      </w:r>
    </w:p>
    <w:p w:rsidRPr="00B64DC5" w:rsidR="0090223A" w:rsidP="003F1569" w:rsidRDefault="0090223A" w14:paraId="2D05DBAA" w14:textId="77777777">
      <w:pPr>
        <w:pStyle w:val="ListParagraph"/>
        <w:numPr>
          <w:ilvl w:val="0"/>
          <w:numId w:val="41"/>
        </w:numPr>
        <w:spacing w:after="0"/>
        <w:rPr>
          <w:rFonts w:ascii="Times New Roman" w:hAnsi="Times New Roman" w:cs="Times New Roman"/>
          <w:sz w:val="24"/>
          <w:szCs w:val="24"/>
        </w:rPr>
      </w:pPr>
      <w:r w:rsidRPr="00B64DC5">
        <w:rPr>
          <w:rFonts w:ascii="Times New Roman" w:hAnsi="Times New Roman" w:cs="Times New Roman"/>
          <w:sz w:val="24"/>
          <w:szCs w:val="24"/>
        </w:rPr>
        <w:t>Split editing</w:t>
      </w:r>
    </w:p>
    <w:p w:rsidRPr="00B64DC5" w:rsidR="0090223A" w:rsidP="0090223A" w:rsidRDefault="0090223A" w14:paraId="54C8CA8B" w14:textId="77777777">
      <w:pPr>
        <w:pStyle w:val="ListParagraph"/>
        <w:spacing w:after="0"/>
        <w:rPr>
          <w:rFonts w:ascii="Times New Roman" w:hAnsi="Times New Roman" w:cs="Times New Roman"/>
          <w:sz w:val="24"/>
          <w:szCs w:val="24"/>
        </w:rPr>
      </w:pPr>
    </w:p>
    <w:p w:rsidR="0090223A" w:rsidP="0090223A" w:rsidRDefault="0090223A" w14:paraId="360F22C5" w14:textId="77777777">
      <w:pPr>
        <w:pStyle w:val="ListParagraph"/>
        <w:spacing w:after="0"/>
        <w:rPr>
          <w:rFonts w:ascii="Times New Roman" w:hAnsi="Times New Roman" w:cs="Times New Roman"/>
          <w:sz w:val="24"/>
          <w:szCs w:val="24"/>
        </w:rPr>
      </w:pPr>
    </w:p>
    <w:p w:rsidR="0090223A" w:rsidP="003F1569" w:rsidRDefault="0090223A" w14:paraId="7DB5A519" w14:textId="77777777">
      <w:pPr>
        <w:pStyle w:val="ListParagraph"/>
        <w:numPr>
          <w:ilvl w:val="0"/>
          <w:numId w:val="17"/>
        </w:numPr>
        <w:spacing w:after="0"/>
        <w:rPr>
          <w:rFonts w:ascii="Times New Roman" w:hAnsi="Times New Roman" w:cs="Times New Roman"/>
          <w:sz w:val="24"/>
          <w:szCs w:val="24"/>
        </w:rPr>
      </w:pPr>
      <w:r w:rsidRPr="00B64DC5">
        <w:rPr>
          <w:rFonts w:ascii="Times New Roman" w:hAnsi="Times New Roman" w:cs="Times New Roman"/>
          <w:sz w:val="24"/>
          <w:szCs w:val="24"/>
        </w:rPr>
        <w:t>Deleting, Copying, Moving, and Renaming Files</w:t>
      </w:r>
    </w:p>
    <w:p w:rsidR="0090223A" w:rsidP="0090223A" w:rsidRDefault="0090223A" w14:paraId="3C8B9F80"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In Linux, you can perform file operations such as deleting, copying, moving, and renaming using command-line tools.</w:t>
      </w:r>
    </w:p>
    <w:p w:rsidRPr="0060099C" w:rsidR="0090223A" w:rsidP="003F1569" w:rsidRDefault="0090223A" w14:paraId="5372CF3C" w14:textId="77777777">
      <w:pPr>
        <w:pStyle w:val="ListParagraph"/>
        <w:numPr>
          <w:ilvl w:val="0"/>
          <w:numId w:val="42"/>
        </w:numPr>
        <w:spacing w:after="0"/>
        <w:rPr>
          <w:rFonts w:ascii="Times New Roman" w:hAnsi="Times New Roman" w:cs="Times New Roman"/>
          <w:b/>
          <w:bCs/>
          <w:sz w:val="24"/>
          <w:szCs w:val="24"/>
        </w:rPr>
      </w:pPr>
      <w:r w:rsidRPr="0060099C">
        <w:rPr>
          <w:rFonts w:ascii="Times New Roman" w:hAnsi="Times New Roman" w:cs="Times New Roman"/>
          <w:b/>
          <w:bCs/>
          <w:sz w:val="24"/>
          <w:szCs w:val="24"/>
        </w:rPr>
        <w:t>Deleting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rm Command</w:t>
      </w:r>
    </w:p>
    <w:p w:rsidRPr="0060099C" w:rsidR="0090223A" w:rsidP="0090223A" w:rsidRDefault="0090223A" w14:paraId="7685138D"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Delete a file: rm filename</w:t>
      </w:r>
    </w:p>
    <w:p w:rsidRPr="0060099C" w:rsidR="0090223A" w:rsidP="0090223A" w:rsidRDefault="0090223A" w14:paraId="6A4BF17F"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Delete multiple files: rm file1 file2 file3</w:t>
      </w:r>
    </w:p>
    <w:p w:rsidRPr="0060099C" w:rsidR="0090223A" w:rsidP="0090223A" w:rsidRDefault="0090223A" w14:paraId="7E7C76EA"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Delete a directory and its contents: rm -r </w:t>
      </w:r>
      <w:proofErr w:type="spellStart"/>
      <w:r w:rsidRPr="0060099C">
        <w:rPr>
          <w:rFonts w:ascii="Times New Roman" w:hAnsi="Times New Roman" w:cs="Times New Roman"/>
          <w:sz w:val="24"/>
          <w:szCs w:val="24"/>
        </w:rPr>
        <w:t>directoryname</w:t>
      </w:r>
      <w:proofErr w:type="spellEnd"/>
    </w:p>
    <w:p w:rsidR="0090223A" w:rsidP="003F1569" w:rsidRDefault="0090223A" w14:paraId="07EAF0CA" w14:textId="77777777">
      <w:pPr>
        <w:pStyle w:val="ListParagraph"/>
        <w:numPr>
          <w:ilvl w:val="0"/>
          <w:numId w:val="42"/>
        </w:numPr>
        <w:spacing w:after="0"/>
        <w:rPr>
          <w:rFonts w:ascii="Times New Roman" w:hAnsi="Times New Roman" w:cs="Times New Roman"/>
          <w:b/>
          <w:bCs/>
          <w:sz w:val="24"/>
          <w:szCs w:val="24"/>
        </w:rPr>
      </w:pPr>
      <w:r w:rsidRPr="0060099C">
        <w:rPr>
          <w:rFonts w:ascii="Times New Roman" w:hAnsi="Times New Roman" w:cs="Times New Roman"/>
          <w:b/>
          <w:bCs/>
          <w:sz w:val="24"/>
          <w:szCs w:val="24"/>
        </w:rPr>
        <w:t>Copying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cp Command</w:t>
      </w:r>
    </w:p>
    <w:p w:rsidRPr="0060099C" w:rsidR="0090223A" w:rsidP="0090223A" w:rsidRDefault="0090223A" w14:paraId="5B241992"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Copy a file: cp </w:t>
      </w:r>
      <w:proofErr w:type="spellStart"/>
      <w:r w:rsidRPr="0060099C">
        <w:rPr>
          <w:rFonts w:ascii="Times New Roman" w:hAnsi="Times New Roman" w:cs="Times New Roman"/>
          <w:sz w:val="24"/>
          <w:szCs w:val="24"/>
        </w:rPr>
        <w:t>sourcefile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destinationfile</w:t>
      </w:r>
      <w:proofErr w:type="spellEnd"/>
    </w:p>
    <w:p w:rsidRPr="0060099C" w:rsidR="0090223A" w:rsidP="0090223A" w:rsidRDefault="0090223A" w14:paraId="12F5EBFB"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Copy multiple files to a directory: cp file1 file2 file3 /path/to/destination/</w:t>
      </w:r>
    </w:p>
    <w:p w:rsidRPr="0060099C" w:rsidR="0090223A" w:rsidP="0090223A" w:rsidRDefault="0090223A" w14:paraId="7F6AABE9"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Copy a directory and its contents: cp -r </w:t>
      </w:r>
      <w:proofErr w:type="spellStart"/>
      <w:r w:rsidRPr="0060099C">
        <w:rPr>
          <w:rFonts w:ascii="Times New Roman" w:hAnsi="Times New Roman" w:cs="Times New Roman"/>
          <w:sz w:val="24"/>
          <w:szCs w:val="24"/>
        </w:rPr>
        <w:t>sourcedirectory</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destinationdirectory</w:t>
      </w:r>
      <w:proofErr w:type="spellEnd"/>
    </w:p>
    <w:p w:rsidRPr="0060099C" w:rsidR="0090223A" w:rsidP="003F1569" w:rsidRDefault="0090223A" w14:paraId="3A51FE89" w14:textId="77777777">
      <w:pPr>
        <w:pStyle w:val="ListParagraph"/>
        <w:numPr>
          <w:ilvl w:val="0"/>
          <w:numId w:val="42"/>
        </w:numPr>
        <w:spacing w:after="0"/>
        <w:rPr>
          <w:rFonts w:ascii="Times New Roman" w:hAnsi="Times New Roman" w:cs="Times New Roman"/>
          <w:b/>
          <w:bCs/>
          <w:sz w:val="24"/>
          <w:szCs w:val="24"/>
        </w:rPr>
      </w:pPr>
      <w:r w:rsidRPr="0060099C">
        <w:rPr>
          <w:rFonts w:ascii="Times New Roman" w:hAnsi="Times New Roman" w:cs="Times New Roman"/>
          <w:b/>
          <w:bCs/>
          <w:sz w:val="24"/>
          <w:szCs w:val="24"/>
        </w:rPr>
        <w:t>Moving and Renaming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mv Command</w:t>
      </w:r>
    </w:p>
    <w:p w:rsidRPr="0060099C" w:rsidR="0090223A" w:rsidP="0090223A" w:rsidRDefault="0090223A" w14:paraId="769E8F07"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Move a file: mv </w:t>
      </w:r>
      <w:proofErr w:type="spellStart"/>
      <w:r w:rsidRPr="0060099C">
        <w:rPr>
          <w:rFonts w:ascii="Times New Roman" w:hAnsi="Times New Roman" w:cs="Times New Roman"/>
          <w:sz w:val="24"/>
          <w:szCs w:val="24"/>
        </w:rPr>
        <w:t>sourcefile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destinationfile</w:t>
      </w:r>
      <w:proofErr w:type="spellEnd"/>
    </w:p>
    <w:p w:rsidRPr="0060099C" w:rsidR="0090223A" w:rsidP="0090223A" w:rsidRDefault="0090223A" w14:paraId="3BE207C3"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Move multiple files to a directory: mv file1 file2 file3 /path/to/destination/</w:t>
      </w:r>
    </w:p>
    <w:p w:rsidRPr="0060099C" w:rsidR="0090223A" w:rsidP="0090223A" w:rsidRDefault="0090223A" w14:paraId="6950A65E"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Move a directory and its contents: mv </w:t>
      </w:r>
      <w:proofErr w:type="spellStart"/>
      <w:r w:rsidRPr="0060099C">
        <w:rPr>
          <w:rFonts w:ascii="Times New Roman" w:hAnsi="Times New Roman" w:cs="Times New Roman"/>
          <w:sz w:val="24"/>
          <w:szCs w:val="24"/>
        </w:rPr>
        <w:t>sourcedirectory</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destinationdirectory</w:t>
      </w:r>
      <w:proofErr w:type="spellEnd"/>
    </w:p>
    <w:p w:rsidRPr="0060099C" w:rsidR="0090223A" w:rsidP="0090223A" w:rsidRDefault="0090223A" w14:paraId="560B5EE1"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Rename a file: mv </w:t>
      </w:r>
      <w:proofErr w:type="spellStart"/>
      <w:r w:rsidRPr="0060099C">
        <w:rPr>
          <w:rFonts w:ascii="Times New Roman" w:hAnsi="Times New Roman" w:cs="Times New Roman"/>
          <w:sz w:val="24"/>
          <w:szCs w:val="24"/>
        </w:rPr>
        <w:t>oldfilename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newfilename</w:t>
      </w:r>
      <w:proofErr w:type="spellEnd"/>
    </w:p>
    <w:p w:rsidR="0090223A" w:rsidP="0090223A" w:rsidRDefault="0090223A" w14:paraId="0D43CBD0"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Rename a directory:</w:t>
      </w:r>
      <w:r w:rsidRPr="0060099C">
        <w:t xml:space="preserve"> </w:t>
      </w:r>
      <w:r w:rsidRPr="0060099C">
        <w:rPr>
          <w:rFonts w:ascii="Times New Roman" w:hAnsi="Times New Roman" w:cs="Times New Roman"/>
          <w:sz w:val="24"/>
          <w:szCs w:val="24"/>
        </w:rPr>
        <w:t xml:space="preserve">mv </w:t>
      </w:r>
      <w:proofErr w:type="spellStart"/>
      <w:r w:rsidRPr="0060099C">
        <w:rPr>
          <w:rFonts w:ascii="Times New Roman" w:hAnsi="Times New Roman" w:cs="Times New Roman"/>
          <w:sz w:val="24"/>
          <w:szCs w:val="24"/>
        </w:rPr>
        <w:t>olddirectoryname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newdirectoryname</w:t>
      </w:r>
      <w:proofErr w:type="spellEnd"/>
    </w:p>
    <w:p w:rsidR="0090223A" w:rsidP="0090223A" w:rsidRDefault="0090223A" w14:paraId="7CEE9784" w14:textId="77777777">
      <w:pPr>
        <w:pStyle w:val="ListParagraph"/>
        <w:spacing w:after="0"/>
        <w:ind w:left="360"/>
        <w:rPr>
          <w:rFonts w:ascii="Times New Roman" w:hAnsi="Times New Roman" w:cs="Times New Roman"/>
          <w:sz w:val="24"/>
          <w:szCs w:val="24"/>
        </w:rPr>
      </w:pPr>
    </w:p>
    <w:p w:rsidRPr="0060099C" w:rsidR="0090223A" w:rsidP="003F1569" w:rsidRDefault="0090223A" w14:paraId="6837A28E" w14:textId="77777777">
      <w:pPr>
        <w:pStyle w:val="ListParagraph"/>
        <w:numPr>
          <w:ilvl w:val="0"/>
          <w:numId w:val="42"/>
        </w:numPr>
        <w:spacing w:after="0"/>
        <w:rPr>
          <w:rFonts w:ascii="Times New Roman" w:hAnsi="Times New Roman" w:cs="Times New Roman"/>
          <w:sz w:val="24"/>
          <w:szCs w:val="24"/>
        </w:rPr>
      </w:pPr>
      <w:r w:rsidRPr="0060099C">
        <w:rPr>
          <w:rFonts w:ascii="Times New Roman" w:hAnsi="Times New Roman" w:cs="Times New Roman"/>
          <w:b/>
          <w:bCs/>
          <w:sz w:val="24"/>
          <w:szCs w:val="24"/>
        </w:rPr>
        <w:t>Compressing Files</w:t>
      </w:r>
    </w:p>
    <w:p w:rsidRPr="0060099C" w:rsidR="0090223A" w:rsidP="006F17A6" w:rsidRDefault="0090223A" w14:paraId="39640850" w14:textId="77777777">
      <w:pPr>
        <w:pStyle w:val="ListParagraph"/>
        <w:spacing w:before="100" w:beforeAutospacing="1" w:after="100" w:afterAutospacing="1" w:line="240" w:lineRule="auto"/>
        <w:ind w:left="360"/>
        <w:outlineLvl w:val="2"/>
        <w:rPr>
          <w:rFonts w:ascii="Times New Roman" w:hAnsi="Times New Roman" w:eastAsia="Times New Roman" w:cs="Times New Roman"/>
          <w:b/>
          <w:bCs/>
          <w:kern w:val="0"/>
          <w:sz w:val="24"/>
          <w:szCs w:val="24"/>
          <w:lang w:eastAsia="en-IN"/>
          <w14:ligatures w14:val="none"/>
        </w:rPr>
      </w:pPr>
      <w:proofErr w:type="spellStart"/>
      <w:r w:rsidRPr="0060099C">
        <w:rPr>
          <w:rFonts w:ascii="Times New Roman" w:hAnsi="Times New Roman" w:eastAsia="Times New Roman" w:cs="Times New Roman"/>
          <w:b/>
          <w:bCs/>
          <w:kern w:val="0"/>
          <w:sz w:val="24"/>
          <w:szCs w:val="24"/>
          <w:lang w:eastAsia="en-IN"/>
          <w14:ligatures w14:val="none"/>
        </w:rPr>
        <w:t>Gzip</w:t>
      </w:r>
      <w:proofErr w:type="spellEnd"/>
      <w:r>
        <w:rPr>
          <w:rFonts w:ascii="Times New Roman" w:hAnsi="Times New Roman" w:eastAsia="Times New Roman" w:cs="Times New Roman"/>
          <w:b/>
          <w:bCs/>
          <w:kern w:val="0"/>
          <w:sz w:val="24"/>
          <w:szCs w:val="24"/>
          <w:lang w:eastAsia="en-IN"/>
          <w14:ligatures w14:val="none"/>
        </w:rPr>
        <w:t xml:space="preserve">: </w:t>
      </w:r>
      <w:proofErr w:type="spellStart"/>
      <w:r w:rsidRPr="0060099C">
        <w:rPr>
          <w:rFonts w:ascii="Times New Roman" w:hAnsi="Times New Roman" w:eastAsia="Times New Roman" w:cs="Times New Roman"/>
          <w:kern w:val="0"/>
          <w:sz w:val="24"/>
          <w:szCs w:val="24"/>
          <w:lang w:eastAsia="en-IN"/>
          <w14:ligatures w14:val="none"/>
        </w:rPr>
        <w:t>gzip</w:t>
      </w:r>
      <w:proofErr w:type="spellEnd"/>
      <w:r w:rsidRPr="0060099C">
        <w:rPr>
          <w:rFonts w:ascii="Times New Roman" w:hAnsi="Times New Roman" w:eastAsia="Times New Roman" w:cs="Times New Roman"/>
          <w:kern w:val="0"/>
          <w:sz w:val="24"/>
          <w:szCs w:val="24"/>
          <w:lang w:eastAsia="en-IN"/>
          <w14:ligatures w14:val="none"/>
        </w:rPr>
        <w:t xml:space="preserve"> is a command-line tool for compressing files. It reduces the size of files, making them easier to store and transfer.</w:t>
      </w:r>
    </w:p>
    <w:p w:rsidRPr="0060099C" w:rsidR="0090223A" w:rsidP="0090223A" w:rsidRDefault="0090223A" w14:paraId="4D9FC006"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Compress a file: </w:t>
      </w:r>
      <w:proofErr w:type="spellStart"/>
      <w:r w:rsidRPr="0060099C">
        <w:rPr>
          <w:rFonts w:ascii="Times New Roman" w:hAnsi="Times New Roman" w:cs="Times New Roman"/>
          <w:sz w:val="24"/>
          <w:szCs w:val="24"/>
        </w:rPr>
        <w:t>gzip</w:t>
      </w:r>
      <w:proofErr w:type="spellEnd"/>
      <w:r w:rsidRPr="0060099C">
        <w:rPr>
          <w:rFonts w:ascii="Times New Roman" w:hAnsi="Times New Roman" w:cs="Times New Roman"/>
          <w:sz w:val="24"/>
          <w:szCs w:val="24"/>
        </w:rPr>
        <w:t xml:space="preserve"> filename</w:t>
      </w:r>
    </w:p>
    <w:p w:rsidRPr="0060099C" w:rsidR="0090223A" w:rsidP="0090223A" w:rsidRDefault="0090223A" w14:paraId="049693A7"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Decompress a file: </w:t>
      </w:r>
      <w:proofErr w:type="spellStart"/>
      <w:r w:rsidRPr="0060099C">
        <w:rPr>
          <w:rFonts w:ascii="Times New Roman" w:hAnsi="Times New Roman" w:cs="Times New Roman"/>
          <w:sz w:val="24"/>
          <w:szCs w:val="24"/>
        </w:rPr>
        <w:t>gunzip</w:t>
      </w:r>
      <w:proofErr w:type="spellEnd"/>
      <w:r w:rsidRPr="0060099C">
        <w:rPr>
          <w:rFonts w:ascii="Times New Roman" w:hAnsi="Times New Roman" w:cs="Times New Roman"/>
          <w:sz w:val="24"/>
          <w:szCs w:val="24"/>
        </w:rPr>
        <w:t xml:space="preserve"> filename.gz</w:t>
      </w:r>
    </w:p>
    <w:p w:rsidR="0090223A" w:rsidP="0090223A" w:rsidRDefault="0090223A" w14:paraId="1FAB2F9B" w14:textId="77777777">
      <w:pPr>
        <w:pStyle w:val="ListParagraph"/>
        <w:spacing w:after="0"/>
        <w:ind w:left="360"/>
        <w:rPr>
          <w:rFonts w:ascii="Times New Roman" w:hAnsi="Times New Roman" w:cs="Times New Roman"/>
          <w:sz w:val="24"/>
          <w:szCs w:val="24"/>
        </w:rPr>
      </w:pPr>
      <w:r w:rsidRPr="0060099C">
        <w:rPr>
          <w:rFonts w:ascii="Times New Roman" w:hAnsi="Times New Roman" w:cs="Times New Roman"/>
          <w:sz w:val="24"/>
          <w:szCs w:val="24"/>
        </w:rPr>
        <w:t xml:space="preserve">View the contents of a compressed file without decompressing: </w:t>
      </w:r>
      <w:proofErr w:type="spellStart"/>
      <w:r w:rsidRPr="0060099C">
        <w:rPr>
          <w:rFonts w:ascii="Times New Roman" w:hAnsi="Times New Roman" w:cs="Times New Roman"/>
          <w:sz w:val="24"/>
          <w:szCs w:val="24"/>
        </w:rPr>
        <w:t>zcat</w:t>
      </w:r>
      <w:proofErr w:type="spellEnd"/>
      <w:r w:rsidRPr="0060099C">
        <w:rPr>
          <w:rFonts w:ascii="Times New Roman" w:hAnsi="Times New Roman" w:cs="Times New Roman"/>
          <w:sz w:val="24"/>
          <w:szCs w:val="24"/>
        </w:rPr>
        <w:t xml:space="preserve"> filename.gz</w:t>
      </w:r>
    </w:p>
    <w:p w:rsidR="0090223A" w:rsidP="0090223A" w:rsidRDefault="0090223A" w14:paraId="054E2128" w14:textId="77777777">
      <w:pPr>
        <w:pStyle w:val="ListParagraph"/>
        <w:spacing w:after="0"/>
        <w:ind w:left="360"/>
        <w:rPr>
          <w:rFonts w:ascii="Times New Roman" w:hAnsi="Times New Roman" w:cs="Times New Roman"/>
          <w:sz w:val="24"/>
          <w:szCs w:val="24"/>
        </w:rPr>
      </w:pPr>
    </w:p>
    <w:p w:rsidR="0090223A" w:rsidP="003F1569" w:rsidRDefault="0090223A" w14:paraId="215AB8D3" w14:textId="77777777">
      <w:pPr>
        <w:pStyle w:val="ListParagraph"/>
        <w:numPr>
          <w:ilvl w:val="0"/>
          <w:numId w:val="42"/>
        </w:numPr>
        <w:spacing w:after="0"/>
        <w:rPr>
          <w:rFonts w:ascii="Times New Roman" w:hAnsi="Times New Roman" w:cs="Times New Roman"/>
          <w:b/>
          <w:bCs/>
          <w:sz w:val="24"/>
          <w:szCs w:val="24"/>
        </w:rPr>
      </w:pPr>
      <w:r w:rsidRPr="0060099C">
        <w:rPr>
          <w:rFonts w:ascii="Times New Roman" w:hAnsi="Times New Roman" w:cs="Times New Roman"/>
          <w:b/>
          <w:bCs/>
          <w:sz w:val="24"/>
          <w:szCs w:val="24"/>
        </w:rPr>
        <w:t>Archiving Files</w:t>
      </w:r>
    </w:p>
    <w:p w:rsidR="0090223A" w:rsidP="006F17A6" w:rsidRDefault="0090223A" w14:paraId="30714075"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r w:rsidRPr="003462AD">
        <w:rPr>
          <w:rFonts w:ascii="Times New Roman" w:hAnsi="Times New Roman" w:eastAsia="Times New Roman" w:cs="Times New Roman"/>
          <w:b/>
          <w:bCs/>
          <w:kern w:val="0"/>
          <w:sz w:val="24"/>
          <w:szCs w:val="24"/>
          <w:lang w:eastAsia="en-IN"/>
          <w14:ligatures w14:val="none"/>
        </w:rPr>
        <w:t xml:space="preserve">Tar: </w:t>
      </w:r>
      <w:r w:rsidRPr="003462AD">
        <w:rPr>
          <w:rFonts w:ascii="Times New Roman" w:hAnsi="Times New Roman" w:eastAsia="Times New Roman" w:cs="Times New Roman"/>
          <w:kern w:val="0"/>
          <w:sz w:val="24"/>
          <w:szCs w:val="24"/>
          <w:lang w:eastAsia="en-IN"/>
          <w14:ligatures w14:val="none"/>
        </w:rPr>
        <w:t xml:space="preserve">tar (short for tape archive) is a command-line utility used to create, maintain, modify, and extract files from an archive file commonly referred to as a </w:t>
      </w:r>
      <w:proofErr w:type="spellStart"/>
      <w:r w:rsidRPr="003462AD">
        <w:rPr>
          <w:rFonts w:ascii="Times New Roman" w:hAnsi="Times New Roman" w:eastAsia="Times New Roman" w:cs="Times New Roman"/>
          <w:kern w:val="0"/>
          <w:sz w:val="24"/>
          <w:szCs w:val="24"/>
          <w:lang w:eastAsia="en-IN"/>
          <w14:ligatures w14:val="none"/>
        </w:rPr>
        <w:t>tarball</w:t>
      </w:r>
      <w:proofErr w:type="spellEnd"/>
      <w:r w:rsidRPr="003462AD">
        <w:rPr>
          <w:rFonts w:ascii="Times New Roman" w:hAnsi="Times New Roman" w:eastAsia="Times New Roman" w:cs="Times New Roman"/>
          <w:kern w:val="0"/>
          <w:sz w:val="24"/>
          <w:szCs w:val="24"/>
          <w:lang w:eastAsia="en-IN"/>
          <w14:ligatures w14:val="none"/>
        </w:rPr>
        <w:t>.</w:t>
      </w:r>
    </w:p>
    <w:p w:rsidRPr="003462AD" w:rsidR="0090223A" w:rsidP="0090223A" w:rsidRDefault="0090223A" w14:paraId="03C29F20"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r w:rsidRPr="003462AD">
        <w:rPr>
          <w:rFonts w:ascii="Times New Roman" w:hAnsi="Times New Roman" w:eastAsia="Times New Roman" w:cs="Times New Roman"/>
          <w:kern w:val="0"/>
          <w:sz w:val="24"/>
          <w:szCs w:val="24"/>
          <w:lang w:eastAsia="en-IN"/>
          <w14:ligatures w14:val="none"/>
        </w:rPr>
        <w:t>Create a tar archive: tar -</w:t>
      </w:r>
      <w:proofErr w:type="spellStart"/>
      <w:r w:rsidRPr="003462AD">
        <w:rPr>
          <w:rFonts w:ascii="Times New Roman" w:hAnsi="Times New Roman" w:eastAsia="Times New Roman" w:cs="Times New Roman"/>
          <w:kern w:val="0"/>
          <w:sz w:val="24"/>
          <w:szCs w:val="24"/>
          <w:lang w:eastAsia="en-IN"/>
          <w14:ligatures w14:val="none"/>
        </w:rPr>
        <w:t>cvf</w:t>
      </w:r>
      <w:proofErr w:type="spellEnd"/>
      <w:r w:rsidRPr="003462AD">
        <w:rPr>
          <w:rFonts w:ascii="Times New Roman" w:hAnsi="Times New Roman" w:eastAsia="Times New Roman" w:cs="Times New Roman"/>
          <w:kern w:val="0"/>
          <w:sz w:val="24"/>
          <w:szCs w:val="24"/>
          <w:lang w:eastAsia="en-IN"/>
          <w14:ligatures w14:val="none"/>
        </w:rPr>
        <w:t xml:space="preserve"> archive.tar file1 file2 file3</w:t>
      </w:r>
    </w:p>
    <w:p w:rsidRPr="003462AD" w:rsidR="0090223A" w:rsidP="0090223A" w:rsidRDefault="0090223A" w14:paraId="5C5F4133"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r w:rsidRPr="003462AD">
        <w:rPr>
          <w:rFonts w:ascii="Times New Roman" w:hAnsi="Times New Roman" w:eastAsia="Times New Roman" w:cs="Times New Roman"/>
          <w:kern w:val="0"/>
          <w:sz w:val="24"/>
          <w:szCs w:val="24"/>
          <w:lang w:eastAsia="en-IN"/>
          <w14:ligatures w14:val="none"/>
        </w:rPr>
        <w:t>Extract a tar archive: tar -</w:t>
      </w:r>
      <w:proofErr w:type="spellStart"/>
      <w:r w:rsidRPr="003462AD">
        <w:rPr>
          <w:rFonts w:ascii="Times New Roman" w:hAnsi="Times New Roman" w:eastAsia="Times New Roman" w:cs="Times New Roman"/>
          <w:kern w:val="0"/>
          <w:sz w:val="24"/>
          <w:szCs w:val="24"/>
          <w:lang w:eastAsia="en-IN"/>
          <w14:ligatures w14:val="none"/>
        </w:rPr>
        <w:t>xvf</w:t>
      </w:r>
      <w:proofErr w:type="spellEnd"/>
      <w:r w:rsidRPr="003462AD">
        <w:rPr>
          <w:rFonts w:ascii="Times New Roman" w:hAnsi="Times New Roman" w:eastAsia="Times New Roman" w:cs="Times New Roman"/>
          <w:kern w:val="0"/>
          <w:sz w:val="24"/>
          <w:szCs w:val="24"/>
          <w:lang w:eastAsia="en-IN"/>
          <w14:ligatures w14:val="none"/>
        </w:rPr>
        <w:t xml:space="preserve"> archive.tar</w:t>
      </w:r>
    </w:p>
    <w:p w:rsidR="0090223A" w:rsidP="0090223A" w:rsidRDefault="0090223A" w14:paraId="4D5532AB"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r w:rsidRPr="003462AD">
        <w:rPr>
          <w:rFonts w:ascii="Times New Roman" w:hAnsi="Times New Roman" w:eastAsia="Times New Roman" w:cs="Times New Roman"/>
          <w:kern w:val="0"/>
          <w:sz w:val="24"/>
          <w:szCs w:val="24"/>
          <w:lang w:eastAsia="en-IN"/>
          <w14:ligatures w14:val="none"/>
        </w:rPr>
        <w:t>View the contents of a tar archive: tar -</w:t>
      </w:r>
      <w:proofErr w:type="spellStart"/>
      <w:r w:rsidRPr="003462AD">
        <w:rPr>
          <w:rFonts w:ascii="Times New Roman" w:hAnsi="Times New Roman" w:eastAsia="Times New Roman" w:cs="Times New Roman"/>
          <w:kern w:val="0"/>
          <w:sz w:val="24"/>
          <w:szCs w:val="24"/>
          <w:lang w:eastAsia="en-IN"/>
          <w14:ligatures w14:val="none"/>
        </w:rPr>
        <w:t>tvf</w:t>
      </w:r>
      <w:proofErr w:type="spellEnd"/>
      <w:r w:rsidRPr="003462AD">
        <w:rPr>
          <w:rFonts w:ascii="Times New Roman" w:hAnsi="Times New Roman" w:eastAsia="Times New Roman" w:cs="Times New Roman"/>
          <w:kern w:val="0"/>
          <w:sz w:val="24"/>
          <w:szCs w:val="24"/>
          <w:lang w:eastAsia="en-IN"/>
          <w14:ligatures w14:val="none"/>
        </w:rPr>
        <w:t xml:space="preserve"> archive.tar</w:t>
      </w:r>
    </w:p>
    <w:p w:rsidR="0090223A" w:rsidP="0090223A" w:rsidRDefault="0090223A" w14:paraId="5885AE99"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p>
    <w:p w:rsidR="0090223A" w:rsidP="0090223A" w:rsidRDefault="0090223A" w14:paraId="1B8813AD"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p>
    <w:p w:rsidR="0090223A" w:rsidP="0090223A" w:rsidRDefault="0090223A" w14:paraId="4E67A37F" w14:textId="77777777">
      <w:pPr>
        <w:pStyle w:val="ListParagraph"/>
        <w:spacing w:before="100" w:beforeAutospacing="1" w:after="100" w:afterAutospacing="1" w:line="240" w:lineRule="auto"/>
        <w:ind w:left="360"/>
        <w:outlineLvl w:val="2"/>
        <w:rPr>
          <w:rFonts w:ascii="Times New Roman" w:hAnsi="Times New Roman" w:eastAsia="Times New Roman" w:cs="Times New Roman"/>
          <w:kern w:val="0"/>
          <w:sz w:val="24"/>
          <w:szCs w:val="24"/>
          <w:lang w:eastAsia="en-IN"/>
          <w14:ligatures w14:val="none"/>
        </w:rPr>
      </w:pPr>
    </w:p>
    <w:p w:rsidRPr="0097103A" w:rsidR="0090223A" w:rsidP="003F1569" w:rsidRDefault="0090223A" w14:paraId="78F81C32" w14:textId="77777777">
      <w:pPr>
        <w:pStyle w:val="ListParagraph"/>
        <w:numPr>
          <w:ilvl w:val="0"/>
          <w:numId w:val="76"/>
        </w:numPr>
        <w:spacing w:before="100" w:beforeAutospacing="1" w:after="100" w:afterAutospacing="1" w:line="240" w:lineRule="auto"/>
        <w:outlineLvl w:val="2"/>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Wildcards</w:t>
      </w:r>
    </w:p>
    <w:p w:rsidRPr="0097103A" w:rsidR="0090223A" w:rsidP="0090223A" w:rsidRDefault="0090223A" w14:paraId="615E9AEE" w14:textId="77777777">
      <w:pPr>
        <w:pStyle w:val="ListParagraph"/>
        <w:ind w:left="360"/>
        <w:rPr>
          <w:b/>
          <w:bCs/>
          <w:sz w:val="24"/>
          <w:szCs w:val="24"/>
        </w:rPr>
      </w:pPr>
      <w:r w:rsidRPr="0097103A">
        <w:rPr>
          <w:rFonts w:ascii="Times New Roman" w:hAnsi="Times New Roman" w:eastAsia="Times New Roman" w:cs="Times New Roman"/>
          <w:kern w:val="0"/>
          <w:sz w:val="24"/>
          <w:szCs w:val="24"/>
          <w:lang w:eastAsia="en-IN"/>
          <w14:ligatures w14:val="none"/>
        </w:rPr>
        <w:t>Wildcards in Linux are special characters that can be used in place of other characters or strings to simplify the process of working with multiple files and directories. They are particularly useful when combined with commands like ls, cp, mv, rm, and others</w:t>
      </w:r>
      <w:r>
        <w:rPr>
          <w:rFonts w:ascii="Times New Roman" w:hAnsi="Times New Roman" w:eastAsia="Times New Roman" w:cs="Times New Roman"/>
          <w:kern w:val="0"/>
          <w:sz w:val="24"/>
          <w:szCs w:val="24"/>
          <w:lang w:eastAsia="en-IN"/>
          <w14:ligatures w14:val="none"/>
        </w:rPr>
        <w:t xml:space="preserve"> </w:t>
      </w:r>
      <w:r w:rsidRPr="0097103A">
        <w:rPr>
          <w:b/>
          <w:bCs/>
          <w:sz w:val="24"/>
          <w:szCs w:val="24"/>
        </w:rPr>
        <w:t>Common Wildcards</w:t>
      </w:r>
    </w:p>
    <w:p w:rsidRPr="0097103A" w:rsidR="0090223A" w:rsidP="003F1569" w:rsidRDefault="0090223A" w14:paraId="056A848A" w14:textId="77777777">
      <w:pPr>
        <w:pStyle w:val="ListParagraph"/>
        <w:numPr>
          <w:ilvl w:val="0"/>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b/>
          <w:bCs/>
          <w:kern w:val="0"/>
          <w:sz w:val="24"/>
          <w:szCs w:val="24"/>
          <w:lang w:eastAsia="en-IN"/>
          <w14:ligatures w14:val="none"/>
        </w:rPr>
        <w:t>Asterisk (*)</w:t>
      </w:r>
      <w:r w:rsidRPr="0097103A">
        <w:rPr>
          <w:rFonts w:ascii="Times New Roman" w:hAnsi="Times New Roman" w:eastAsia="Times New Roman" w:cs="Times New Roman"/>
          <w:kern w:val="0"/>
          <w:sz w:val="24"/>
          <w:szCs w:val="24"/>
          <w:lang w:eastAsia="en-IN"/>
          <w14:ligatures w14:val="none"/>
        </w:rPr>
        <w:t>:</w:t>
      </w:r>
    </w:p>
    <w:p w:rsidRPr="0097103A" w:rsidR="0090223A" w:rsidP="003F1569" w:rsidRDefault="0090223A" w14:paraId="626B6112"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Matches any number of characters (including none).</w:t>
      </w:r>
    </w:p>
    <w:p w:rsidRPr="0097103A" w:rsidR="0090223A" w:rsidP="003F1569" w:rsidRDefault="0090223A" w14:paraId="4C77DF8E"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Example: ls *.txt lists all files with a .txt extension.</w:t>
      </w:r>
    </w:p>
    <w:p w:rsidRPr="0097103A" w:rsidR="0090223A" w:rsidP="003F1569" w:rsidRDefault="0090223A" w14:paraId="2DC839A2" w14:textId="77777777">
      <w:pPr>
        <w:pStyle w:val="ListParagraph"/>
        <w:numPr>
          <w:ilvl w:val="0"/>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b/>
          <w:bCs/>
          <w:kern w:val="0"/>
          <w:sz w:val="24"/>
          <w:szCs w:val="24"/>
          <w:lang w:eastAsia="en-IN"/>
          <w14:ligatures w14:val="none"/>
        </w:rPr>
        <w:t>Question Mark (?)</w:t>
      </w:r>
      <w:r w:rsidRPr="0097103A">
        <w:rPr>
          <w:rFonts w:ascii="Times New Roman" w:hAnsi="Times New Roman" w:eastAsia="Times New Roman" w:cs="Times New Roman"/>
          <w:kern w:val="0"/>
          <w:sz w:val="24"/>
          <w:szCs w:val="24"/>
          <w:lang w:eastAsia="en-IN"/>
          <w14:ligatures w14:val="none"/>
        </w:rPr>
        <w:t>:</w:t>
      </w:r>
    </w:p>
    <w:p w:rsidRPr="0097103A" w:rsidR="0090223A" w:rsidP="003F1569" w:rsidRDefault="0090223A" w14:paraId="7557B6AB"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Matches exactly one character.</w:t>
      </w:r>
    </w:p>
    <w:p w:rsidRPr="0097103A" w:rsidR="0090223A" w:rsidP="003F1569" w:rsidRDefault="0090223A" w14:paraId="4107AE84"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Example: ls file?.txt matches file1.txt, file2.txt, etc., but not file10.txt.</w:t>
      </w:r>
    </w:p>
    <w:p w:rsidRPr="0097103A" w:rsidR="0090223A" w:rsidP="003F1569" w:rsidRDefault="0090223A" w14:paraId="5EBEC31C" w14:textId="77777777">
      <w:pPr>
        <w:pStyle w:val="ListParagraph"/>
        <w:numPr>
          <w:ilvl w:val="0"/>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b/>
          <w:bCs/>
          <w:kern w:val="0"/>
          <w:sz w:val="24"/>
          <w:szCs w:val="24"/>
          <w:lang w:eastAsia="en-IN"/>
          <w14:ligatures w14:val="none"/>
        </w:rPr>
        <w:t>Square Brackets ([])</w:t>
      </w:r>
      <w:r w:rsidRPr="0097103A">
        <w:rPr>
          <w:rFonts w:ascii="Times New Roman" w:hAnsi="Times New Roman" w:eastAsia="Times New Roman" w:cs="Times New Roman"/>
          <w:kern w:val="0"/>
          <w:sz w:val="24"/>
          <w:szCs w:val="24"/>
          <w:lang w:eastAsia="en-IN"/>
          <w14:ligatures w14:val="none"/>
        </w:rPr>
        <w:t>:</w:t>
      </w:r>
    </w:p>
    <w:p w:rsidRPr="0097103A" w:rsidR="0090223A" w:rsidP="003F1569" w:rsidRDefault="0090223A" w14:paraId="574FFC1C"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Matches any one of the enclosed characters.</w:t>
      </w:r>
    </w:p>
    <w:p w:rsidRPr="0097103A" w:rsidR="0090223A" w:rsidP="003F1569" w:rsidRDefault="0090223A" w14:paraId="3287B070" w14:textId="77777777">
      <w:pPr>
        <w:pStyle w:val="ListParagraph"/>
        <w:numPr>
          <w:ilvl w:val="1"/>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 xml:space="preserve">Example: ls </w:t>
      </w:r>
      <w:proofErr w:type="gramStart"/>
      <w:r w:rsidRPr="0097103A">
        <w:rPr>
          <w:rFonts w:ascii="Times New Roman" w:hAnsi="Times New Roman" w:eastAsia="Times New Roman" w:cs="Times New Roman"/>
          <w:kern w:val="0"/>
          <w:sz w:val="24"/>
          <w:szCs w:val="24"/>
          <w:lang w:eastAsia="en-IN"/>
          <w14:ligatures w14:val="none"/>
        </w:rPr>
        <w:t>file[</w:t>
      </w:r>
      <w:proofErr w:type="gramEnd"/>
      <w:r w:rsidRPr="0097103A">
        <w:rPr>
          <w:rFonts w:ascii="Times New Roman" w:hAnsi="Times New Roman" w:eastAsia="Times New Roman" w:cs="Times New Roman"/>
          <w:kern w:val="0"/>
          <w:sz w:val="24"/>
          <w:szCs w:val="24"/>
          <w:lang w:eastAsia="en-IN"/>
          <w14:ligatures w14:val="none"/>
        </w:rPr>
        <w:t>123].txt matches file1.txt, file2.txt, and file3.txt.</w:t>
      </w:r>
    </w:p>
    <w:p w:rsidRPr="0097103A" w:rsidR="0090223A" w:rsidP="003F1569" w:rsidRDefault="0090223A" w14:paraId="1A88929B" w14:textId="77777777">
      <w:pPr>
        <w:pStyle w:val="ListParagraph"/>
        <w:numPr>
          <w:ilvl w:val="0"/>
          <w:numId w:val="43"/>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b/>
          <w:bCs/>
          <w:kern w:val="0"/>
          <w:sz w:val="24"/>
          <w:szCs w:val="24"/>
          <w:lang w:eastAsia="en-IN"/>
          <w14:ligatures w14:val="none"/>
        </w:rPr>
        <w:t>Square Brackets with Negation ([!])</w:t>
      </w:r>
      <w:r w:rsidRPr="0097103A">
        <w:rPr>
          <w:rFonts w:ascii="Times New Roman" w:hAnsi="Times New Roman" w:eastAsia="Times New Roman" w:cs="Times New Roman"/>
          <w:kern w:val="0"/>
          <w:sz w:val="24"/>
          <w:szCs w:val="24"/>
          <w:lang w:eastAsia="en-IN"/>
          <w14:ligatures w14:val="none"/>
        </w:rPr>
        <w:t>:</w:t>
      </w:r>
    </w:p>
    <w:p w:rsidRPr="0097103A" w:rsidR="0090223A" w:rsidP="003F1569" w:rsidRDefault="0090223A" w14:paraId="046CF697" w14:textId="77777777">
      <w:pPr>
        <w:pStyle w:val="ListParagraph"/>
        <w:numPr>
          <w:ilvl w:val="0"/>
          <w:numId w:val="44"/>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Matches any one character except those specified.</w:t>
      </w:r>
    </w:p>
    <w:p w:rsidR="0090223A" w:rsidP="003F1569" w:rsidRDefault="0090223A" w14:paraId="633CADC2" w14:textId="77777777">
      <w:pPr>
        <w:pStyle w:val="ListParagraph"/>
        <w:numPr>
          <w:ilvl w:val="0"/>
          <w:numId w:val="44"/>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 xml:space="preserve">Example: ls </w:t>
      </w:r>
      <w:proofErr w:type="gramStart"/>
      <w:r w:rsidRPr="0097103A">
        <w:rPr>
          <w:rFonts w:ascii="Times New Roman" w:hAnsi="Times New Roman" w:eastAsia="Times New Roman" w:cs="Times New Roman"/>
          <w:kern w:val="0"/>
          <w:sz w:val="24"/>
          <w:szCs w:val="24"/>
          <w:lang w:eastAsia="en-IN"/>
          <w14:ligatures w14:val="none"/>
        </w:rPr>
        <w:t>file[</w:t>
      </w:r>
      <w:proofErr w:type="gramEnd"/>
      <w:r w:rsidRPr="0097103A">
        <w:rPr>
          <w:rFonts w:ascii="Times New Roman" w:hAnsi="Times New Roman" w:eastAsia="Times New Roman" w:cs="Times New Roman"/>
          <w:kern w:val="0"/>
          <w:sz w:val="24"/>
          <w:szCs w:val="24"/>
          <w:lang w:eastAsia="en-IN"/>
          <w14:ligatures w14:val="none"/>
        </w:rPr>
        <w:t>!123].txt matches files like file4.txt, filea.txt, but not file1.txt, file2.txt, or file3.txt.</w:t>
      </w:r>
    </w:p>
    <w:p w:rsidRPr="0097103A" w:rsidR="0090223A" w:rsidP="003F1569" w:rsidRDefault="0090223A" w14:paraId="29E2E071" w14:textId="77777777">
      <w:pPr>
        <w:pStyle w:val="ListParagraph"/>
        <w:numPr>
          <w:ilvl w:val="0"/>
          <w:numId w:val="43"/>
        </w:numPr>
        <w:outlineLvl w:val="2"/>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S</w:t>
      </w:r>
      <w:r w:rsidRPr="0097103A">
        <w:rPr>
          <w:rFonts w:ascii="Times New Roman" w:hAnsi="Times New Roman" w:eastAsia="Times New Roman" w:cs="Times New Roman"/>
          <w:b/>
          <w:bCs/>
          <w:kern w:val="0"/>
          <w:sz w:val="24"/>
          <w:szCs w:val="24"/>
          <w:lang w:eastAsia="en-IN"/>
          <w14:ligatures w14:val="none"/>
        </w:rPr>
        <w:t>quare Brackets with a Hyphen ([a-z])</w:t>
      </w:r>
      <w:r w:rsidRPr="0097103A">
        <w:rPr>
          <w:rFonts w:ascii="Times New Roman" w:hAnsi="Times New Roman" w:eastAsia="Times New Roman" w:cs="Times New Roman"/>
          <w:kern w:val="0"/>
          <w:sz w:val="24"/>
          <w:szCs w:val="24"/>
          <w:lang w:eastAsia="en-IN"/>
          <w14:ligatures w14:val="none"/>
        </w:rPr>
        <w:t>:</w:t>
      </w:r>
    </w:p>
    <w:p w:rsidRPr="0097103A" w:rsidR="0090223A" w:rsidP="003F1569" w:rsidRDefault="0090223A" w14:paraId="7FC91747" w14:textId="77777777">
      <w:pPr>
        <w:pStyle w:val="ListParagraph"/>
        <w:numPr>
          <w:ilvl w:val="0"/>
          <w:numId w:val="45"/>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Matches any one character within the specified range.</w:t>
      </w:r>
    </w:p>
    <w:p w:rsidRPr="0097103A" w:rsidR="0090223A" w:rsidP="003F1569" w:rsidRDefault="0090223A" w14:paraId="608F02E4" w14:textId="77777777">
      <w:pPr>
        <w:pStyle w:val="ListParagraph"/>
        <w:numPr>
          <w:ilvl w:val="0"/>
          <w:numId w:val="45"/>
        </w:numPr>
        <w:outlineLvl w:val="2"/>
        <w:rPr>
          <w:rFonts w:ascii="Times New Roman" w:hAnsi="Times New Roman" w:eastAsia="Times New Roman" w:cs="Times New Roman"/>
          <w:kern w:val="0"/>
          <w:sz w:val="24"/>
          <w:szCs w:val="24"/>
          <w:lang w:eastAsia="en-IN"/>
          <w14:ligatures w14:val="none"/>
        </w:rPr>
      </w:pPr>
      <w:r w:rsidRPr="0097103A">
        <w:rPr>
          <w:rFonts w:ascii="Times New Roman" w:hAnsi="Times New Roman" w:eastAsia="Times New Roman" w:cs="Times New Roman"/>
          <w:kern w:val="0"/>
          <w:sz w:val="24"/>
          <w:szCs w:val="24"/>
          <w:lang w:eastAsia="en-IN"/>
          <w14:ligatures w14:val="none"/>
        </w:rPr>
        <w:t>Example: ls file[a-c].txt matches filea.txt, fileb.txt, and filec.txt.</w:t>
      </w:r>
    </w:p>
    <w:p w:rsidRPr="0097103A" w:rsidR="0090223A" w:rsidP="0090223A" w:rsidRDefault="0090223A" w14:paraId="696EC7A8" w14:textId="77777777">
      <w:pPr>
        <w:pStyle w:val="ListParagraph"/>
        <w:ind w:left="0"/>
        <w:outlineLvl w:val="2"/>
        <w:rPr>
          <w:rFonts w:ascii="Times New Roman" w:hAnsi="Times New Roman" w:eastAsia="Times New Roman" w:cs="Times New Roman"/>
          <w:b/>
          <w:bCs/>
          <w:kern w:val="0"/>
          <w:sz w:val="24"/>
          <w:szCs w:val="24"/>
          <w:lang w:eastAsia="en-IN"/>
          <w14:ligatures w14:val="none"/>
        </w:rPr>
      </w:pPr>
    </w:p>
    <w:p w:rsidRPr="000800EB" w:rsidR="0090223A" w:rsidP="006F17A6" w:rsidRDefault="0090223A" w14:paraId="59EE6846" w14:textId="77777777">
      <w:pPr>
        <w:pStyle w:val="ListParagraph"/>
        <w:numPr>
          <w:ilvl w:val="0"/>
          <w:numId w:val="76"/>
        </w:numPr>
        <w:spacing w:before="100" w:beforeAutospacing="1" w:after="100" w:afterAutospacing="1" w:line="240" w:lineRule="auto"/>
        <w:outlineLvl w:val="2"/>
        <w:rPr>
          <w:rFonts w:ascii="Times New Roman" w:hAnsi="Times New Roman" w:eastAsia="Times New Roman" w:cs="Times New Roman"/>
          <w:b/>
          <w:bCs/>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Input-output</w:t>
      </w:r>
      <w:r w:rsidRPr="000800EB">
        <w:rPr>
          <w:rFonts w:ascii="Times New Roman" w:hAnsi="Times New Roman" w:eastAsia="Times New Roman" w:cs="Times New Roman"/>
          <w:b/>
          <w:bCs/>
          <w:kern w:val="0"/>
          <w:sz w:val="24"/>
          <w:szCs w:val="24"/>
          <w:lang w:eastAsia="en-IN"/>
          <w14:ligatures w14:val="none"/>
        </w:rPr>
        <w:t xml:space="preserve"> and redirection</w:t>
      </w:r>
    </w:p>
    <w:p w:rsidR="0090223A" w:rsidP="0090223A" w:rsidRDefault="0090223A" w14:paraId="2A232304" w14:textId="77777777">
      <w:pPr>
        <w:pStyle w:val="ListParagraph"/>
        <w:spacing w:after="0"/>
        <w:ind w:left="360"/>
        <w:rPr>
          <w:rFonts w:ascii="Times New Roman" w:hAnsi="Times New Roman" w:cs="Times New Roman"/>
          <w:sz w:val="24"/>
          <w:szCs w:val="24"/>
        </w:rPr>
      </w:pPr>
      <w:r w:rsidRPr="000800EB">
        <w:rPr>
          <w:rFonts w:ascii="Times New Roman" w:hAnsi="Times New Roman" w:cs="Times New Roman"/>
          <w:sz w:val="24"/>
          <w:szCs w:val="24"/>
        </w:rPr>
        <w:t>In Linux, input/output (I/O) redirection allows you to control the flow of data to and from the standard input (stdin), standard output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standard error (stderr). This is crucial for efficiently managing </w:t>
      </w:r>
      <w:r>
        <w:rPr>
          <w:rFonts w:ascii="Times New Roman" w:hAnsi="Times New Roman" w:cs="Times New Roman"/>
          <w:sz w:val="24"/>
          <w:szCs w:val="24"/>
        </w:rPr>
        <w:t>command-line</w:t>
      </w:r>
      <w:r w:rsidRPr="000800EB">
        <w:rPr>
          <w:rFonts w:ascii="Times New Roman" w:hAnsi="Times New Roman" w:cs="Times New Roman"/>
          <w:sz w:val="24"/>
          <w:szCs w:val="24"/>
        </w:rPr>
        <w:t xml:space="preserve"> operations.</w:t>
      </w:r>
      <w:r>
        <w:rPr>
          <w:rFonts w:ascii="Times New Roman" w:hAnsi="Times New Roman" w:cs="Times New Roman"/>
          <w:sz w:val="24"/>
          <w:szCs w:val="24"/>
        </w:rPr>
        <w:t xml:space="preserve"> </w:t>
      </w:r>
    </w:p>
    <w:p w:rsidRPr="00EC57CB" w:rsidR="00EC57CB" w:rsidP="00EC57CB" w:rsidRDefault="00EC57CB" w14:paraId="1341CDC1" w14:textId="1215010C">
      <w:pPr>
        <w:pStyle w:val="ListParagraph"/>
        <w:numPr>
          <w:ilvl w:val="0"/>
          <w:numId w:val="42"/>
        </w:numPr>
        <w:rPr>
          <w:rFonts w:ascii="Times New Roman" w:hAnsi="Times New Roman" w:cs="Times New Roman"/>
          <w:b/>
          <w:bCs/>
          <w:sz w:val="24"/>
          <w:szCs w:val="24"/>
        </w:rPr>
      </w:pPr>
      <w:r w:rsidRPr="00EC57CB">
        <w:rPr>
          <w:rFonts w:ascii="Times New Roman" w:hAnsi="Times New Roman" w:cs="Times New Roman"/>
          <w:b/>
          <w:bCs/>
          <w:sz w:val="24"/>
          <w:szCs w:val="24"/>
        </w:rPr>
        <w:t>Standard Input (stdin)</w:t>
      </w:r>
      <w:r>
        <w:rPr>
          <w:rFonts w:ascii="Times New Roman" w:hAnsi="Times New Roman" w:cs="Times New Roman"/>
          <w:b/>
          <w:bCs/>
          <w:sz w:val="24"/>
          <w:szCs w:val="24"/>
        </w:rPr>
        <w:t xml:space="preserve">: </w:t>
      </w:r>
      <w:r w:rsidRPr="00EC57CB">
        <w:rPr>
          <w:rFonts w:ascii="Times New Roman" w:hAnsi="Times New Roman" w:cs="Times New Roman"/>
          <w:sz w:val="24"/>
          <w:szCs w:val="24"/>
        </w:rPr>
        <w:t>Standard Input is the default source of input for commands. By default, it is the keyboard, but it can be redirected from a file or another command.</w:t>
      </w:r>
    </w:p>
    <w:p w:rsidRPr="00EC57CB" w:rsidR="00EC57CB" w:rsidP="00EC57CB" w:rsidRDefault="00EC57CB" w14:paraId="5E7F1571"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Example:</w:t>
      </w:r>
    </w:p>
    <w:p w:rsidRPr="00EC57CB" w:rsidR="00EC57CB" w:rsidP="00EC57CB" w:rsidRDefault="00EC57CB" w14:paraId="4C666FF5" w14:textId="77777777">
      <w:pPr>
        <w:pStyle w:val="ListParagraph"/>
        <w:spacing w:after="0"/>
        <w:ind w:left="360"/>
        <w:rPr>
          <w:rFonts w:ascii="Times New Roman" w:hAnsi="Times New Roman" w:cs="Times New Roman"/>
          <w:sz w:val="24"/>
          <w:szCs w:val="24"/>
        </w:rPr>
      </w:pPr>
      <w:proofErr w:type="gramStart"/>
      <w:r w:rsidRPr="00EC57CB">
        <w:rPr>
          <w:rFonts w:ascii="Times New Roman" w:hAnsi="Times New Roman" w:cs="Times New Roman"/>
          <w:sz w:val="24"/>
          <w:szCs w:val="24"/>
        </w:rPr>
        <w:t>#!/</w:t>
      </w:r>
      <w:proofErr w:type="gramEnd"/>
      <w:r w:rsidRPr="00EC57CB">
        <w:rPr>
          <w:rFonts w:ascii="Times New Roman" w:hAnsi="Times New Roman" w:cs="Times New Roman"/>
          <w:sz w:val="24"/>
          <w:szCs w:val="24"/>
        </w:rPr>
        <w:t>bin/bash</w:t>
      </w:r>
    </w:p>
    <w:p w:rsidRPr="00EC57CB" w:rsidR="00EC57CB" w:rsidP="00EC57CB" w:rsidRDefault="00EC57CB" w14:paraId="10E1F707"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while read line</w:t>
      </w:r>
    </w:p>
    <w:p w:rsidRPr="00EC57CB" w:rsidR="00EC57CB" w:rsidP="00EC57CB" w:rsidRDefault="00EC57CB" w14:paraId="47CE8608"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do</w:t>
      </w:r>
    </w:p>
    <w:p w:rsidRPr="00EC57CB" w:rsidR="00EC57CB" w:rsidP="00EC57CB" w:rsidRDefault="00EC57CB" w14:paraId="58F8CD7A"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 xml:space="preserve">  echo "Line: $line"</w:t>
      </w:r>
    </w:p>
    <w:p w:rsidRPr="00EC57CB" w:rsidR="00EC57CB" w:rsidP="00EC57CB" w:rsidRDefault="00EC57CB" w14:paraId="5BEFA2BA"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done &lt; input.txt</w:t>
      </w:r>
    </w:p>
    <w:p w:rsidRPr="00EC57CB" w:rsidR="00EC57CB" w:rsidP="00EC57CB" w:rsidRDefault="00EC57CB" w14:paraId="13429882"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This script reads lines from input.txt and prints them.</w:t>
      </w:r>
    </w:p>
    <w:p w:rsidRPr="00EC57CB" w:rsidR="00EC57CB" w:rsidP="00EC57CB" w:rsidRDefault="00EC57CB" w14:paraId="6EF9EFE1" w14:textId="03CAE0C3">
      <w:pPr>
        <w:pStyle w:val="ListParagraph"/>
        <w:numPr>
          <w:ilvl w:val="0"/>
          <w:numId w:val="42"/>
        </w:numPr>
        <w:rPr>
          <w:rFonts w:ascii="Times New Roman" w:hAnsi="Times New Roman" w:cs="Times New Roman"/>
          <w:b/>
          <w:bCs/>
          <w:sz w:val="24"/>
          <w:szCs w:val="24"/>
        </w:rPr>
      </w:pPr>
      <w:r w:rsidRPr="00EC57CB">
        <w:rPr>
          <w:rFonts w:ascii="Times New Roman" w:hAnsi="Times New Roman" w:cs="Times New Roman"/>
          <w:b/>
          <w:bCs/>
          <w:sz w:val="24"/>
          <w:szCs w:val="24"/>
        </w:rPr>
        <w:t>Standard Output (</w:t>
      </w:r>
      <w:proofErr w:type="spellStart"/>
      <w:r w:rsidRPr="00EC57CB">
        <w:rPr>
          <w:rFonts w:ascii="Times New Roman" w:hAnsi="Times New Roman" w:cs="Times New Roman"/>
          <w:b/>
          <w:bCs/>
          <w:sz w:val="24"/>
          <w:szCs w:val="24"/>
        </w:rPr>
        <w:t>stdout</w:t>
      </w:r>
      <w:proofErr w:type="spellEnd"/>
      <w:r w:rsidRPr="00EC57CB">
        <w:rPr>
          <w:rFonts w:ascii="Times New Roman" w:hAnsi="Times New Roman" w:cs="Times New Roman"/>
          <w:b/>
          <w:bCs/>
          <w:sz w:val="24"/>
          <w:szCs w:val="24"/>
        </w:rPr>
        <w:t>)</w:t>
      </w:r>
      <w:r>
        <w:rPr>
          <w:rFonts w:ascii="Times New Roman" w:hAnsi="Times New Roman" w:cs="Times New Roman"/>
          <w:b/>
          <w:bCs/>
          <w:sz w:val="24"/>
          <w:szCs w:val="24"/>
        </w:rPr>
        <w:t xml:space="preserve">: </w:t>
      </w:r>
      <w:r w:rsidRPr="00EC57CB">
        <w:rPr>
          <w:rFonts w:ascii="Times New Roman" w:hAnsi="Times New Roman" w:cs="Times New Roman"/>
          <w:sz w:val="24"/>
          <w:szCs w:val="24"/>
        </w:rPr>
        <w:t>Standard Output is the default destination for output from commands. By default, it is the terminal, but it can be redirected to a file or another command.</w:t>
      </w:r>
    </w:p>
    <w:p w:rsidRPr="00EC57CB" w:rsidR="00EC57CB" w:rsidP="00EC57CB" w:rsidRDefault="00EC57CB" w14:paraId="05747285"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Example:</w:t>
      </w:r>
    </w:p>
    <w:p w:rsidRPr="00EC57CB" w:rsidR="00EC57CB" w:rsidP="00EC57CB" w:rsidRDefault="00EC57CB" w14:paraId="5F59FB75" w14:textId="77777777">
      <w:pPr>
        <w:pStyle w:val="ListParagraph"/>
        <w:spacing w:after="0"/>
        <w:ind w:left="360"/>
        <w:rPr>
          <w:rFonts w:ascii="Times New Roman" w:hAnsi="Times New Roman" w:cs="Times New Roman"/>
          <w:sz w:val="24"/>
          <w:szCs w:val="24"/>
        </w:rPr>
      </w:pPr>
      <w:proofErr w:type="gramStart"/>
      <w:r w:rsidRPr="00EC57CB">
        <w:rPr>
          <w:rFonts w:ascii="Times New Roman" w:hAnsi="Times New Roman" w:cs="Times New Roman"/>
          <w:sz w:val="24"/>
          <w:szCs w:val="24"/>
        </w:rPr>
        <w:t>#!/</w:t>
      </w:r>
      <w:proofErr w:type="gramEnd"/>
      <w:r w:rsidRPr="00EC57CB">
        <w:rPr>
          <w:rFonts w:ascii="Times New Roman" w:hAnsi="Times New Roman" w:cs="Times New Roman"/>
          <w:sz w:val="24"/>
          <w:szCs w:val="24"/>
        </w:rPr>
        <w:t>bin/bash</w:t>
      </w:r>
    </w:p>
    <w:p w:rsidRPr="00EC57CB" w:rsidR="00EC57CB" w:rsidP="00EC57CB" w:rsidRDefault="00EC57CB" w14:paraId="1A10989D"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ls -l &gt; output.txt</w:t>
      </w:r>
    </w:p>
    <w:p w:rsidRPr="00EC57CB" w:rsidR="00EC57CB" w:rsidP="00EC57CB" w:rsidRDefault="00EC57CB" w14:paraId="09BB821A"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This script redirects the output of the ls -l command to output.txt.</w:t>
      </w:r>
    </w:p>
    <w:p w:rsidRPr="00EC57CB" w:rsidR="00EC57CB" w:rsidP="00EC57CB" w:rsidRDefault="00EC57CB" w14:paraId="757F35FC" w14:textId="7E740730">
      <w:pPr>
        <w:pStyle w:val="ListParagraph"/>
        <w:numPr>
          <w:ilvl w:val="0"/>
          <w:numId w:val="42"/>
        </w:numPr>
        <w:rPr>
          <w:rFonts w:ascii="Times New Roman" w:hAnsi="Times New Roman" w:cs="Times New Roman"/>
          <w:b/>
          <w:bCs/>
          <w:sz w:val="24"/>
          <w:szCs w:val="24"/>
        </w:rPr>
      </w:pPr>
      <w:r w:rsidRPr="00EC57CB">
        <w:rPr>
          <w:rFonts w:ascii="Times New Roman" w:hAnsi="Times New Roman" w:cs="Times New Roman"/>
          <w:b/>
          <w:bCs/>
          <w:sz w:val="24"/>
          <w:szCs w:val="24"/>
        </w:rPr>
        <w:t>Standard Error (stderr)</w:t>
      </w:r>
      <w:r>
        <w:rPr>
          <w:rFonts w:ascii="Times New Roman" w:hAnsi="Times New Roman" w:cs="Times New Roman"/>
          <w:b/>
          <w:bCs/>
          <w:sz w:val="24"/>
          <w:szCs w:val="24"/>
        </w:rPr>
        <w:t xml:space="preserve">: </w:t>
      </w:r>
      <w:r w:rsidRPr="00EC57CB">
        <w:rPr>
          <w:rFonts w:ascii="Times New Roman" w:hAnsi="Times New Roman" w:cs="Times New Roman"/>
          <w:sz w:val="24"/>
          <w:szCs w:val="24"/>
        </w:rPr>
        <w:t xml:space="preserve">Standard Error is the default destination for error messages. By default, it is the terminal, but it can be redirected separately from </w:t>
      </w:r>
      <w:proofErr w:type="spellStart"/>
      <w:r w:rsidRPr="00EC57CB">
        <w:rPr>
          <w:rFonts w:ascii="Times New Roman" w:hAnsi="Times New Roman" w:cs="Times New Roman"/>
          <w:sz w:val="24"/>
          <w:szCs w:val="24"/>
        </w:rPr>
        <w:t>stdout</w:t>
      </w:r>
      <w:proofErr w:type="spellEnd"/>
      <w:r w:rsidRPr="00EC57CB">
        <w:rPr>
          <w:rFonts w:ascii="Times New Roman" w:hAnsi="Times New Roman" w:cs="Times New Roman"/>
          <w:sz w:val="24"/>
          <w:szCs w:val="24"/>
        </w:rPr>
        <w:t>.</w:t>
      </w:r>
    </w:p>
    <w:p w:rsidRPr="00EC57CB" w:rsidR="00EC57CB" w:rsidP="00EC57CB" w:rsidRDefault="00EC57CB" w14:paraId="2C46FA69"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Example:</w:t>
      </w:r>
    </w:p>
    <w:p w:rsidRPr="00EC57CB" w:rsidR="00EC57CB" w:rsidP="00EC57CB" w:rsidRDefault="00EC57CB" w14:paraId="3A015D58" w14:textId="77777777">
      <w:pPr>
        <w:pStyle w:val="ListParagraph"/>
        <w:spacing w:after="0"/>
        <w:ind w:left="360"/>
        <w:rPr>
          <w:rFonts w:ascii="Times New Roman" w:hAnsi="Times New Roman" w:cs="Times New Roman"/>
          <w:sz w:val="24"/>
          <w:szCs w:val="24"/>
        </w:rPr>
      </w:pPr>
      <w:proofErr w:type="gramStart"/>
      <w:r w:rsidRPr="00EC57CB">
        <w:rPr>
          <w:rFonts w:ascii="Times New Roman" w:hAnsi="Times New Roman" w:cs="Times New Roman"/>
          <w:sz w:val="24"/>
          <w:szCs w:val="24"/>
        </w:rPr>
        <w:t>#!/</w:t>
      </w:r>
      <w:proofErr w:type="gramEnd"/>
      <w:r w:rsidRPr="00EC57CB">
        <w:rPr>
          <w:rFonts w:ascii="Times New Roman" w:hAnsi="Times New Roman" w:cs="Times New Roman"/>
          <w:sz w:val="24"/>
          <w:szCs w:val="24"/>
        </w:rPr>
        <w:t>bin/bash</w:t>
      </w:r>
    </w:p>
    <w:p w:rsidRPr="00EC57CB" w:rsidR="00EC57CB" w:rsidP="00EC57CB" w:rsidRDefault="00EC57CB" w14:paraId="6166D295" w14:textId="77777777">
      <w:pPr>
        <w:pStyle w:val="ListParagraph"/>
        <w:spacing w:after="0"/>
        <w:ind w:left="360"/>
        <w:rPr>
          <w:rFonts w:ascii="Times New Roman" w:hAnsi="Times New Roman" w:cs="Times New Roman"/>
          <w:sz w:val="24"/>
          <w:szCs w:val="24"/>
        </w:rPr>
      </w:pPr>
      <w:r w:rsidRPr="00EC57CB">
        <w:rPr>
          <w:rFonts w:ascii="Times New Roman" w:hAnsi="Times New Roman" w:cs="Times New Roman"/>
          <w:sz w:val="24"/>
          <w:szCs w:val="24"/>
        </w:rPr>
        <w:t>ls /</w:t>
      </w:r>
      <w:proofErr w:type="spellStart"/>
      <w:r w:rsidRPr="00EC57CB">
        <w:rPr>
          <w:rFonts w:ascii="Times New Roman" w:hAnsi="Times New Roman" w:cs="Times New Roman"/>
          <w:sz w:val="24"/>
          <w:szCs w:val="24"/>
        </w:rPr>
        <w:t>nonexistent</w:t>
      </w:r>
      <w:proofErr w:type="spellEnd"/>
      <w:r w:rsidRPr="00EC57CB">
        <w:rPr>
          <w:rFonts w:ascii="Times New Roman" w:hAnsi="Times New Roman" w:cs="Times New Roman"/>
          <w:sz w:val="24"/>
          <w:szCs w:val="24"/>
        </w:rPr>
        <w:t xml:space="preserve"> 2&gt; error.txt</w:t>
      </w:r>
    </w:p>
    <w:p w:rsidRPr="00EC57CB" w:rsidR="00EC57CB" w:rsidP="00EC57CB" w:rsidRDefault="00EC57CB" w14:paraId="40A98142" w14:textId="77777777">
      <w:pPr>
        <w:pStyle w:val="ListParagraph"/>
        <w:ind w:left="360"/>
        <w:rPr>
          <w:rFonts w:ascii="Times New Roman" w:hAnsi="Times New Roman" w:cs="Times New Roman"/>
          <w:sz w:val="24"/>
          <w:szCs w:val="24"/>
        </w:rPr>
      </w:pPr>
      <w:r w:rsidRPr="00EC57CB">
        <w:rPr>
          <w:rFonts w:ascii="Times New Roman" w:hAnsi="Times New Roman" w:cs="Times New Roman"/>
          <w:sz w:val="24"/>
          <w:szCs w:val="24"/>
        </w:rPr>
        <w:t>This script redirects the error message from the ls command to error.txt.</w:t>
      </w:r>
    </w:p>
    <w:p w:rsidRPr="00EC57CB" w:rsidR="0090223A" w:rsidP="00EC57CB" w:rsidRDefault="0090223A" w14:paraId="14B5A535" w14:textId="77777777">
      <w:pPr>
        <w:spacing w:after="0"/>
        <w:rPr>
          <w:rFonts w:ascii="Times New Roman" w:hAnsi="Times New Roman" w:cs="Times New Roman"/>
          <w:sz w:val="24"/>
          <w:szCs w:val="24"/>
        </w:rPr>
      </w:pPr>
    </w:p>
    <w:p w:rsidRPr="000800EB" w:rsidR="0090223A" w:rsidP="0090223A" w:rsidRDefault="0090223A" w14:paraId="178FADB6" w14:textId="77777777">
      <w:pPr>
        <w:pStyle w:val="ListParagraph"/>
        <w:spacing w:after="0"/>
        <w:ind w:left="360"/>
        <w:rPr>
          <w:rFonts w:ascii="Times New Roman" w:hAnsi="Times New Roman" w:cs="Times New Roman"/>
          <w:b/>
          <w:bCs/>
          <w:sz w:val="24"/>
          <w:szCs w:val="24"/>
        </w:rPr>
      </w:pPr>
      <w:r w:rsidRPr="000800EB">
        <w:rPr>
          <w:rFonts w:ascii="Times New Roman" w:hAnsi="Times New Roman" w:cs="Times New Roman"/>
          <w:b/>
          <w:bCs/>
          <w:sz w:val="24"/>
          <w:szCs w:val="24"/>
        </w:rPr>
        <w:t>Redirection Operators</w:t>
      </w:r>
    </w:p>
    <w:p w:rsidRPr="000800EB" w:rsidR="0090223A" w:rsidP="003F1569" w:rsidRDefault="0090223A" w14:paraId="7E07CF38"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b/>
          <w:bCs/>
          <w:sz w:val="24"/>
          <w:szCs w:val="24"/>
        </w:rPr>
        <w:t>&gt;</w:t>
      </w:r>
      <w:r w:rsidRPr="000800EB">
        <w:rPr>
          <w:rFonts w:ascii="Times New Roman" w:hAnsi="Times New Roman" w:cs="Times New Roman"/>
          <w:sz w:val="24"/>
          <w:szCs w:val="24"/>
        </w:rPr>
        <w:t xml:space="preserve">: Redirects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to a file, overwriting the file if it exists.</w:t>
      </w:r>
    </w:p>
    <w:p w:rsidR="0090223A" w:rsidP="0090223A" w:rsidRDefault="0090223A" w14:paraId="0CA588B7" w14:textId="77777777">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      Syntax: </w:t>
      </w:r>
      <w:r w:rsidRPr="000800EB">
        <w:rPr>
          <w:rFonts w:ascii="Times New Roman" w:hAnsi="Times New Roman" w:cs="Times New Roman"/>
          <w:sz w:val="24"/>
          <w:szCs w:val="24"/>
        </w:rPr>
        <w:t>command &gt; file</w:t>
      </w:r>
    </w:p>
    <w:p w:rsidR="0090223A" w:rsidP="003F1569" w:rsidRDefault="0090223A" w14:paraId="457A8136"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b/>
          <w:bCs/>
          <w:sz w:val="24"/>
          <w:szCs w:val="24"/>
        </w:rPr>
        <w:t>&gt;&gt;</w:t>
      </w:r>
      <w:r w:rsidRPr="000800EB">
        <w:rPr>
          <w:rFonts w:ascii="Times New Roman" w:hAnsi="Times New Roman" w:cs="Times New Roman"/>
          <w:sz w:val="24"/>
          <w:szCs w:val="24"/>
        </w:rPr>
        <w:t xml:space="preserve">: Redirects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to a file, appending to the file if it exists.</w:t>
      </w:r>
    </w:p>
    <w:p w:rsidR="0090223A" w:rsidP="0090223A" w:rsidRDefault="0090223A" w14:paraId="07BBDF52"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&gt;&gt; file</w:t>
      </w:r>
    </w:p>
    <w:p w:rsidR="0090223A" w:rsidP="003F1569" w:rsidRDefault="0090223A" w14:paraId="4D72F314"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sz w:val="24"/>
          <w:szCs w:val="24"/>
        </w:rPr>
        <w:t>2&gt;: Redirects stderr to a file.</w:t>
      </w:r>
    </w:p>
    <w:p w:rsidRPr="000800EB" w:rsidR="0090223A" w:rsidP="0090223A" w:rsidRDefault="0090223A" w14:paraId="4DE41923"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2&gt; file</w:t>
      </w:r>
    </w:p>
    <w:p w:rsidR="0090223A" w:rsidP="003F1569" w:rsidRDefault="0090223A" w14:paraId="42A52982"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sz w:val="24"/>
          <w:szCs w:val="24"/>
        </w:rPr>
        <w:t>2&gt;&gt;: Redirects stderr to a file, appending to the file if it exists.</w:t>
      </w:r>
    </w:p>
    <w:p w:rsidR="0090223A" w:rsidP="0090223A" w:rsidRDefault="0090223A" w14:paraId="5536393E"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2&gt;&gt; file</w:t>
      </w:r>
    </w:p>
    <w:p w:rsidR="0090223A" w:rsidP="003F1569" w:rsidRDefault="0090223A" w14:paraId="1C3ED146"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sz w:val="24"/>
          <w:szCs w:val="24"/>
        </w:rPr>
        <w:t xml:space="preserve">&amp;&gt;: Redirects both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stderr to a file.</w:t>
      </w:r>
    </w:p>
    <w:p w:rsidRPr="000800EB" w:rsidR="0090223A" w:rsidP="0090223A" w:rsidRDefault="0090223A" w14:paraId="30EF246D"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&amp;&gt; file</w:t>
      </w:r>
    </w:p>
    <w:p w:rsidR="0090223A" w:rsidP="003F1569" w:rsidRDefault="0090223A" w14:paraId="615533B3"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sz w:val="24"/>
          <w:szCs w:val="24"/>
        </w:rPr>
        <w:t xml:space="preserve">&amp;&gt;&gt;: Redirects both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stderr to a file, appending to the file if it exists.</w:t>
      </w:r>
    </w:p>
    <w:p w:rsidR="0090223A" w:rsidP="0090223A" w:rsidRDefault="0090223A" w14:paraId="1CAD4C85"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&amp;&gt;&gt; file</w:t>
      </w:r>
    </w:p>
    <w:p w:rsidR="0090223A" w:rsidP="003F1569" w:rsidRDefault="0090223A" w14:paraId="3F5D52C6"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b/>
          <w:bCs/>
          <w:sz w:val="24"/>
          <w:szCs w:val="24"/>
        </w:rPr>
        <w:t>&lt;</w:t>
      </w:r>
      <w:r w:rsidRPr="000800EB">
        <w:rPr>
          <w:rFonts w:ascii="Times New Roman" w:hAnsi="Times New Roman" w:cs="Times New Roman"/>
          <w:sz w:val="24"/>
          <w:szCs w:val="24"/>
        </w:rPr>
        <w:t>: Redirects stdin from a file.</w:t>
      </w:r>
    </w:p>
    <w:p w:rsidR="0090223A" w:rsidP="0090223A" w:rsidRDefault="0090223A" w14:paraId="7A3D4234"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&lt; file</w:t>
      </w:r>
    </w:p>
    <w:p w:rsidR="0090223A" w:rsidP="003F1569" w:rsidRDefault="0090223A" w14:paraId="1B21C1A6" w14:textId="77777777">
      <w:pPr>
        <w:pStyle w:val="ListParagraph"/>
        <w:numPr>
          <w:ilvl w:val="0"/>
          <w:numId w:val="47"/>
        </w:numPr>
        <w:spacing w:after="0"/>
        <w:rPr>
          <w:rFonts w:ascii="Times New Roman" w:hAnsi="Times New Roman" w:cs="Times New Roman"/>
          <w:sz w:val="24"/>
          <w:szCs w:val="24"/>
        </w:rPr>
      </w:pPr>
      <w:r w:rsidRPr="000800EB">
        <w:rPr>
          <w:rFonts w:ascii="Times New Roman" w:hAnsi="Times New Roman" w:cs="Times New Roman"/>
          <w:b/>
          <w:bCs/>
          <w:sz w:val="24"/>
          <w:szCs w:val="24"/>
        </w:rPr>
        <w:t>&lt;&lt;</w:t>
      </w:r>
      <w:r w:rsidRPr="000800EB">
        <w:rPr>
          <w:rFonts w:ascii="Times New Roman" w:hAnsi="Times New Roman" w:cs="Times New Roman"/>
          <w:sz w:val="24"/>
          <w:szCs w:val="24"/>
        </w:rPr>
        <w:t>: Here document, redirects stdin from a string.</w:t>
      </w:r>
    </w:p>
    <w:p w:rsidRPr="000800EB" w:rsidR="0090223A" w:rsidP="0090223A" w:rsidRDefault="0090223A" w14:paraId="790EC169"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&lt;&lt; EOF</w:t>
      </w:r>
    </w:p>
    <w:p w:rsidRPr="000800EB" w:rsidR="0090223A" w:rsidP="0090223A" w:rsidRDefault="0090223A" w14:paraId="461EDD9E"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r w:rsidRPr="000800EB">
        <w:rPr>
          <w:rFonts w:ascii="Times New Roman" w:hAnsi="Times New Roman" w:cs="Times New Roman"/>
          <w:sz w:val="24"/>
          <w:szCs w:val="24"/>
        </w:rPr>
        <w:t>text</w:t>
      </w:r>
    </w:p>
    <w:p w:rsidR="0090223A" w:rsidP="0090223A" w:rsidRDefault="0090223A" w14:paraId="2928D5A2" w14:textId="77777777">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r w:rsidRPr="000800EB">
        <w:rPr>
          <w:rFonts w:ascii="Times New Roman" w:hAnsi="Times New Roman" w:cs="Times New Roman"/>
          <w:sz w:val="24"/>
          <w:szCs w:val="24"/>
        </w:rPr>
        <w:t>EOF</w:t>
      </w:r>
    </w:p>
    <w:p w:rsidR="0090223A" w:rsidP="0090223A" w:rsidRDefault="0090223A" w14:paraId="1E987C86" w14:textId="77777777">
      <w:pPr>
        <w:pStyle w:val="ListParagraph"/>
        <w:spacing w:after="0"/>
        <w:rPr>
          <w:rFonts w:ascii="Times New Roman" w:hAnsi="Times New Roman" w:cs="Times New Roman"/>
          <w:sz w:val="24"/>
          <w:szCs w:val="24"/>
        </w:rPr>
      </w:pPr>
    </w:p>
    <w:p w:rsidR="0090223A" w:rsidP="003F1569" w:rsidRDefault="0090223A" w14:paraId="5AEDDDE5" w14:textId="77777777">
      <w:pPr>
        <w:pStyle w:val="ListParagraph"/>
        <w:numPr>
          <w:ilvl w:val="0"/>
          <w:numId w:val="17"/>
        </w:numPr>
        <w:spacing w:after="0"/>
        <w:rPr>
          <w:rFonts w:ascii="Times New Roman" w:hAnsi="Times New Roman" w:cs="Times New Roman"/>
          <w:sz w:val="24"/>
          <w:szCs w:val="24"/>
        </w:rPr>
      </w:pPr>
      <w:r w:rsidRPr="002516B2">
        <w:rPr>
          <w:rFonts w:ascii="Times New Roman" w:hAnsi="Times New Roman" w:cs="Times New Roman"/>
          <w:sz w:val="24"/>
          <w:szCs w:val="24"/>
        </w:rPr>
        <w:t>Comparing file</w:t>
      </w:r>
      <w:r>
        <w:rPr>
          <w:rFonts w:ascii="Times New Roman" w:hAnsi="Times New Roman" w:cs="Times New Roman"/>
          <w:sz w:val="24"/>
          <w:szCs w:val="24"/>
        </w:rPr>
        <w:t xml:space="preserve">s in Linux: </w:t>
      </w:r>
      <w:r w:rsidRPr="002516B2">
        <w:rPr>
          <w:rFonts w:ascii="Times New Roman" w:hAnsi="Times New Roman" w:cs="Times New Roman"/>
          <w:sz w:val="24"/>
          <w:szCs w:val="24"/>
        </w:rPr>
        <w:t>In Linux, comparing files can be done using various command-line tools, each with its own set of features.</w:t>
      </w:r>
    </w:p>
    <w:p w:rsidRPr="002516B2" w:rsidR="0090223A" w:rsidP="003F1569" w:rsidRDefault="0090223A" w14:paraId="72668363" w14:textId="77777777">
      <w:pPr>
        <w:pStyle w:val="ListParagraph"/>
        <w:numPr>
          <w:ilvl w:val="0"/>
          <w:numId w:val="48"/>
        </w:numPr>
        <w:spacing w:after="0"/>
        <w:rPr>
          <w:rFonts w:ascii="Times New Roman" w:hAnsi="Times New Roman" w:cs="Times New Roman"/>
          <w:sz w:val="24"/>
          <w:szCs w:val="24"/>
        </w:rPr>
      </w:pPr>
      <w:r w:rsidRPr="002516B2">
        <w:rPr>
          <w:rFonts w:ascii="Times New Roman" w:hAnsi="Times New Roman" w:eastAsia="Times New Roman" w:cs="Times New Roman"/>
          <w:b/>
          <w:bCs/>
          <w:kern w:val="0"/>
          <w:sz w:val="24"/>
          <w:szCs w:val="24"/>
          <w:lang w:eastAsia="en-IN"/>
          <w14:ligatures w14:val="none"/>
        </w:rPr>
        <w:t xml:space="preserve">Diff: </w:t>
      </w:r>
      <w:r w:rsidRPr="002516B2">
        <w:rPr>
          <w:rFonts w:ascii="Times New Roman" w:hAnsi="Times New Roman" w:eastAsia="Times New Roman" w:cs="Times New Roman"/>
          <w:kern w:val="0"/>
          <w:sz w:val="24"/>
          <w:szCs w:val="24"/>
          <w:lang w:eastAsia="en-IN"/>
          <w14:ligatures w14:val="none"/>
        </w:rPr>
        <w:t xml:space="preserve">diff is the </w:t>
      </w:r>
      <w:proofErr w:type="gramStart"/>
      <w:r w:rsidRPr="002516B2">
        <w:rPr>
          <w:rFonts w:ascii="Times New Roman" w:hAnsi="Times New Roman" w:eastAsia="Times New Roman" w:cs="Times New Roman"/>
          <w:kern w:val="0"/>
          <w:sz w:val="24"/>
          <w:szCs w:val="24"/>
          <w:lang w:eastAsia="en-IN"/>
          <w14:ligatures w14:val="none"/>
        </w:rPr>
        <w:t>most commonly used</w:t>
      </w:r>
      <w:proofErr w:type="gramEnd"/>
      <w:r w:rsidRPr="002516B2">
        <w:rPr>
          <w:rFonts w:ascii="Times New Roman" w:hAnsi="Times New Roman" w:eastAsia="Times New Roman" w:cs="Times New Roman"/>
          <w:kern w:val="0"/>
          <w:sz w:val="24"/>
          <w:szCs w:val="24"/>
          <w:lang w:eastAsia="en-IN"/>
          <w14:ligatures w14:val="none"/>
        </w:rPr>
        <w:t xml:space="preserve"> command for comparing the contents of two files line by line</w:t>
      </w:r>
    </w:p>
    <w:p w:rsidR="0090223A" w:rsidP="0090223A" w:rsidRDefault="0090223A" w14:paraId="61CB6E11" w14:textId="77777777">
      <w:pPr>
        <w:spacing w:after="0"/>
        <w:rPr>
          <w:rFonts w:ascii="Times New Roman" w:hAnsi="Times New Roman" w:cs="Times New Roman"/>
          <w:sz w:val="24"/>
          <w:szCs w:val="24"/>
        </w:rPr>
      </w:pPr>
      <w:r w:rsidRPr="002516B2">
        <w:rPr>
          <w:rFonts w:ascii="Times New Roman" w:hAnsi="Times New Roman" w:eastAsia="Times New Roman" w:cs="Times New Roman"/>
          <w:kern w:val="0"/>
          <w:sz w:val="24"/>
          <w:szCs w:val="24"/>
          <w:lang w:eastAsia="en-IN"/>
          <w14:ligatures w14:val="none"/>
        </w:rPr>
        <w:t>Compare two files: diff file1 file2</w:t>
      </w:r>
    </w:p>
    <w:p w:rsidRPr="002516B2" w:rsidR="0090223A" w:rsidP="0090223A" w:rsidRDefault="0090223A" w14:paraId="544A5AD1" w14:textId="77777777" w14:noSpellErr="1">
      <w:pPr>
        <w:spacing w:after="0"/>
        <w:rPr>
          <w:rFonts w:ascii="Times New Roman" w:hAnsi="Times New Roman" w:cs="Times New Roman"/>
          <w:sz w:val="24"/>
          <w:szCs w:val="24"/>
        </w:rPr>
      </w:pPr>
      <w:r w:rsidRPr="002516B2" w:rsidR="0090223A">
        <w:rPr>
          <w:rFonts w:ascii="Times New Roman" w:hAnsi="Times New Roman" w:eastAsia="Times New Roman" w:cs="Times New Roman"/>
          <w:kern w:val="0"/>
          <w:sz w:val="24"/>
          <w:szCs w:val="24"/>
          <w:lang w:eastAsia="en-IN"/>
          <w14:ligatures w14:val="none"/>
        </w:rPr>
        <w:t>Side-by-side comparison: diff -y file1 file2</w:t>
      </w:r>
    </w:p>
    <w:p w:rsidRPr="002516B2" w:rsidR="0090223A" w:rsidP="003F1569" w:rsidRDefault="0090223A" w14:paraId="438AD932" w14:textId="77777777">
      <w:pPr>
        <w:pStyle w:val="ListParagraph"/>
        <w:numPr>
          <w:ilvl w:val="0"/>
          <w:numId w:val="49"/>
        </w:numPr>
        <w:spacing w:after="0" w:line="240" w:lineRule="auto"/>
        <w:outlineLvl w:val="2"/>
        <w:rPr>
          <w:rFonts w:ascii="Times New Roman" w:hAnsi="Times New Roman" w:eastAsia="Times New Roman" w:cs="Times New Roman"/>
          <w:kern w:val="0"/>
          <w:sz w:val="24"/>
          <w:szCs w:val="24"/>
          <w:lang w:eastAsia="en-IN"/>
          <w14:ligatures w14:val="none"/>
        </w:rPr>
      </w:pPr>
      <w:proofErr w:type="spellStart"/>
      <w:r w:rsidRPr="002516B2">
        <w:rPr>
          <w:rFonts w:ascii="Times New Roman" w:hAnsi="Times New Roman" w:eastAsia="Times New Roman" w:cs="Times New Roman"/>
          <w:b/>
          <w:bCs/>
          <w:kern w:val="0"/>
          <w:sz w:val="24"/>
          <w:szCs w:val="24"/>
          <w:lang w:eastAsia="en-IN"/>
          <w14:ligatures w14:val="none"/>
        </w:rPr>
        <w:t>Sdiff</w:t>
      </w:r>
      <w:proofErr w:type="spellEnd"/>
      <w:r w:rsidRPr="002516B2">
        <w:rPr>
          <w:rFonts w:ascii="Times New Roman" w:hAnsi="Times New Roman" w:eastAsia="Times New Roman" w:cs="Times New Roman"/>
          <w:b/>
          <w:bCs/>
          <w:kern w:val="0"/>
          <w:sz w:val="24"/>
          <w:szCs w:val="24"/>
          <w:lang w:eastAsia="en-IN"/>
          <w14:ligatures w14:val="none"/>
        </w:rPr>
        <w:t xml:space="preserve">: </w:t>
      </w:r>
      <w:proofErr w:type="spellStart"/>
      <w:r w:rsidRPr="002516B2">
        <w:rPr>
          <w:rFonts w:ascii="Times New Roman" w:hAnsi="Times New Roman" w:eastAsia="Times New Roman" w:cs="Times New Roman"/>
          <w:kern w:val="0"/>
          <w:sz w:val="24"/>
          <w:szCs w:val="24"/>
          <w:lang w:eastAsia="en-IN"/>
          <w14:ligatures w14:val="none"/>
        </w:rPr>
        <w:t>sdiff</w:t>
      </w:r>
      <w:proofErr w:type="spellEnd"/>
      <w:r w:rsidRPr="002516B2">
        <w:rPr>
          <w:rFonts w:ascii="Times New Roman" w:hAnsi="Times New Roman" w:eastAsia="Times New Roman" w:cs="Times New Roman"/>
          <w:kern w:val="0"/>
          <w:sz w:val="24"/>
          <w:szCs w:val="24"/>
          <w:lang w:eastAsia="en-IN"/>
          <w14:ligatures w14:val="none"/>
        </w:rPr>
        <w:t xml:space="preserve"> displays the differences between two files side by side and allows you to interactively merge them.</w:t>
      </w:r>
    </w:p>
    <w:p w:rsidRPr="002516B2" w:rsidR="0090223A" w:rsidP="0090223A" w:rsidRDefault="0090223A" w14:paraId="40BB21C4" w14:textId="77777777">
      <w:pPr>
        <w:spacing w:after="0" w:line="240" w:lineRule="auto"/>
        <w:outlineLvl w:val="2"/>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 </w:t>
      </w:r>
      <w:proofErr w:type="spellStart"/>
      <w:r w:rsidRPr="002516B2">
        <w:rPr>
          <w:rFonts w:ascii="Times New Roman" w:hAnsi="Times New Roman" w:eastAsia="Times New Roman" w:cs="Times New Roman"/>
          <w:kern w:val="0"/>
          <w:sz w:val="24"/>
          <w:szCs w:val="24"/>
          <w:lang w:eastAsia="en-IN"/>
          <w14:ligatures w14:val="none"/>
        </w:rPr>
        <w:t>sdiff</w:t>
      </w:r>
      <w:proofErr w:type="spellEnd"/>
      <w:r w:rsidRPr="002516B2">
        <w:rPr>
          <w:rFonts w:ascii="Times New Roman" w:hAnsi="Times New Roman" w:eastAsia="Times New Roman" w:cs="Times New Roman"/>
          <w:kern w:val="0"/>
          <w:sz w:val="24"/>
          <w:szCs w:val="24"/>
          <w:lang w:eastAsia="en-IN"/>
          <w14:ligatures w14:val="none"/>
        </w:rPr>
        <w:t xml:space="preserve"> file1 file2</w:t>
      </w:r>
    </w:p>
    <w:p w:rsidR="0090223A" w:rsidP="0090223A" w:rsidRDefault="0090223A" w14:paraId="660B246F" w14:textId="77777777">
      <w:pPr>
        <w:pStyle w:val="ListParagraph"/>
        <w:spacing w:after="0"/>
        <w:rPr>
          <w:rFonts w:ascii="Times New Roman" w:hAnsi="Times New Roman" w:cs="Times New Roman"/>
          <w:sz w:val="24"/>
          <w:szCs w:val="24"/>
        </w:rPr>
      </w:pPr>
    </w:p>
    <w:p w:rsidR="0090223A" w:rsidP="0090223A" w:rsidRDefault="0090223A" w14:paraId="5481940F" w14:textId="77777777">
      <w:pPr>
        <w:pStyle w:val="ListParagraph"/>
        <w:spacing w:after="0"/>
        <w:rPr>
          <w:rFonts w:ascii="Times New Roman" w:hAnsi="Times New Roman" w:cs="Times New Roman"/>
          <w:sz w:val="24"/>
          <w:szCs w:val="24"/>
        </w:rPr>
      </w:pPr>
    </w:p>
    <w:p w:rsidR="0090223A" w:rsidP="003F1569" w:rsidRDefault="0090223A" w14:paraId="0A19E635" w14:textId="77777777">
      <w:pPr>
        <w:pStyle w:val="ListParagraph"/>
        <w:numPr>
          <w:ilvl w:val="0"/>
          <w:numId w:val="76"/>
        </w:numPr>
        <w:spacing w:after="0"/>
        <w:rPr>
          <w:rFonts w:ascii="Times New Roman" w:hAnsi="Times New Roman" w:cs="Times New Roman"/>
          <w:b/>
          <w:bCs/>
          <w:sz w:val="24"/>
          <w:szCs w:val="24"/>
        </w:rPr>
      </w:pPr>
      <w:r w:rsidRPr="00AA2356">
        <w:rPr>
          <w:rFonts w:ascii="Times New Roman" w:hAnsi="Times New Roman" w:cs="Times New Roman"/>
          <w:b/>
          <w:bCs/>
          <w:sz w:val="24"/>
          <w:szCs w:val="24"/>
        </w:rPr>
        <w:t>Searching in files and using pipe</w:t>
      </w:r>
      <w:r>
        <w:rPr>
          <w:rFonts w:ascii="Times New Roman" w:hAnsi="Times New Roman" w:cs="Times New Roman"/>
          <w:b/>
          <w:bCs/>
          <w:sz w:val="24"/>
          <w:szCs w:val="24"/>
        </w:rPr>
        <w:t>s</w:t>
      </w:r>
    </w:p>
    <w:p w:rsidRPr="00A756EA" w:rsidR="0090223A" w:rsidP="00A756EA" w:rsidRDefault="0090223A" w14:paraId="2207A62D" w14:textId="37F8AE16">
      <w:pPr>
        <w:pStyle w:val="ListParagraph"/>
        <w:spacing w:after="0"/>
        <w:ind w:left="360"/>
        <w:rPr>
          <w:rFonts w:ascii="Times New Roman" w:hAnsi="Times New Roman" w:cs="Times New Roman"/>
          <w:b/>
          <w:bCs/>
          <w:sz w:val="24"/>
          <w:szCs w:val="24"/>
        </w:rPr>
      </w:pPr>
      <w:r w:rsidRPr="00AA2356">
        <w:rPr>
          <w:rFonts w:ascii="Times New Roman" w:hAnsi="Times New Roman" w:cs="Times New Roman"/>
          <w:sz w:val="24"/>
          <w:szCs w:val="24"/>
        </w:rPr>
        <w:t>In Linux, searching for text within files and using pipes to connect the output of one command to the input of another are powerful techniques for efficiently managing data.</w:t>
      </w:r>
    </w:p>
    <w:p w:rsidRPr="00161B48" w:rsidR="0090223A" w:rsidP="003F1569" w:rsidRDefault="0090223A" w14:paraId="1A7EDB06" w14:textId="77777777">
      <w:pPr>
        <w:pStyle w:val="Heading3"/>
        <w:numPr>
          <w:ilvl w:val="0"/>
          <w:numId w:val="49"/>
        </w:numPr>
        <w:rPr>
          <w:rFonts w:ascii="Times New Roman" w:hAnsi="Times New Roman" w:cs="Times New Roman"/>
          <w:b/>
          <w:bCs/>
          <w:color w:val="auto"/>
        </w:rPr>
      </w:pPr>
      <w:r w:rsidRPr="00161B48">
        <w:rPr>
          <w:rFonts w:ascii="Times New Roman" w:hAnsi="Times New Roman" w:cs="Times New Roman"/>
          <w:b/>
          <w:bCs/>
          <w:color w:val="auto"/>
        </w:rPr>
        <w:t>Searching in Files</w:t>
      </w:r>
    </w:p>
    <w:p w:rsidRPr="00161B48" w:rsidR="0090223A" w:rsidP="00A756EA" w:rsidRDefault="00A756EA" w14:paraId="523D16DA" w14:textId="0E7F999D">
      <w:pPr>
        <w:pStyle w:val="Heading4"/>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B48">
        <w:rPr>
          <w:rStyle w:val="HTMLCode"/>
          <w:rFonts w:ascii="Times New Roman" w:hAnsi="Times New Roman" w:cs="Times New Roman" w:eastAsiaTheme="majorEastAsia"/>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161B48" w:rsidR="0090223A">
        <w:rPr>
          <w:rStyle w:val="HTMLCode"/>
          <w:rFonts w:ascii="Times New Roman" w:hAnsi="Times New Roman" w:cs="Times New Roman" w:eastAsiaTheme="majorEastAsia"/>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r w:rsidRPr="00161B48">
        <w:rPr>
          <w:rStyle w:val="HTMLCode"/>
          <w:rFonts w:ascii="Times New Roman" w:hAnsi="Times New Roman" w:cs="Times New Roman" w:eastAsiaTheme="majorEastAsia"/>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Pr="00161B48" w:rsidR="0090223A">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161B48" w:rsidR="0090223A">
        <w:rPr>
          <w:rStyle w:val="HTMLCode"/>
          <w:rFonts w:ascii="Times New Roman" w:hAnsi="Times New Roman" w:cs="Times New Roman" w:eastAsiaTheme="minorHAnsi"/>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grep</w:t>
      </w:r>
      <w:r w:rsidRPr="00161B48" w:rsidR="0090223A">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 is used to search for patterns within files. It stands for "global regular expression print".</w:t>
      </w:r>
    </w:p>
    <w:p w:rsidR="0090223A" w:rsidP="0090223A" w:rsidRDefault="0090223A" w14:paraId="0CA28C54" w14:textId="77777777">
      <w:pPr>
        <w:spacing w:after="0"/>
        <w:rPr>
          <w:rFonts w:ascii="Times New Roman" w:hAnsi="Times New Roman" w:cs="Times New Roman"/>
          <w:b/>
          <w:bCs/>
          <w:sz w:val="24"/>
          <w:szCs w:val="24"/>
        </w:rPr>
      </w:pPr>
      <w:r w:rsidRPr="00AA2356">
        <w:rPr>
          <w:rFonts w:ascii="Times New Roman" w:hAnsi="Times New Roman" w:cs="Times New Roman"/>
          <w:b/>
          <w:bCs/>
          <w:sz w:val="24"/>
          <w:szCs w:val="24"/>
        </w:rPr>
        <w:t>Search for a pattern in a file:</w:t>
      </w:r>
      <w:r>
        <w:rPr>
          <w:rFonts w:ascii="Times New Roman" w:hAnsi="Times New Roman" w:cs="Times New Roman"/>
          <w:b/>
          <w:bCs/>
          <w:sz w:val="24"/>
          <w:szCs w:val="24"/>
        </w:rPr>
        <w:t xml:space="preserve"> </w:t>
      </w:r>
      <w:r w:rsidRPr="00AA2356">
        <w:rPr>
          <w:rFonts w:ascii="Times New Roman" w:hAnsi="Times New Roman" w:cs="Times New Roman"/>
          <w:sz w:val="24"/>
          <w:szCs w:val="24"/>
        </w:rPr>
        <w:t>grep "pattern" filename</w:t>
      </w:r>
    </w:p>
    <w:p w:rsidR="0090223A" w:rsidP="0090223A" w:rsidRDefault="0090223A" w14:paraId="52EE31E7" w14:textId="77777777">
      <w:pPr>
        <w:spacing w:after="0"/>
        <w:rPr>
          <w:rFonts w:ascii="Times New Roman" w:hAnsi="Times New Roman" w:cs="Times New Roman"/>
          <w:sz w:val="24"/>
          <w:szCs w:val="24"/>
        </w:rPr>
      </w:pPr>
      <w:r w:rsidRPr="00AA2356">
        <w:rPr>
          <w:rFonts w:ascii="Times New Roman" w:hAnsi="Times New Roman" w:cs="Times New Roman"/>
          <w:b/>
          <w:bCs/>
          <w:sz w:val="24"/>
          <w:szCs w:val="24"/>
        </w:rPr>
        <w:t>Search recursively in all files within a directory:</w:t>
      </w:r>
      <w:r>
        <w:rPr>
          <w:rFonts w:ascii="Times New Roman" w:hAnsi="Times New Roman" w:cs="Times New Roman"/>
          <w:b/>
          <w:bCs/>
          <w:sz w:val="24"/>
          <w:szCs w:val="24"/>
        </w:rPr>
        <w:t xml:space="preserve"> </w:t>
      </w:r>
      <w:r w:rsidRPr="00AA2356">
        <w:rPr>
          <w:rFonts w:ascii="Times New Roman" w:hAnsi="Times New Roman" w:cs="Times New Roman"/>
          <w:sz w:val="24"/>
          <w:szCs w:val="24"/>
        </w:rPr>
        <w:t>grep -r "pattern" directory</w:t>
      </w:r>
    </w:p>
    <w:p w:rsidR="0090223A" w:rsidP="0090223A" w:rsidRDefault="0090223A" w14:paraId="16FD5E63" w14:textId="77777777">
      <w:pPr>
        <w:spacing w:after="0"/>
        <w:rPr>
          <w:rFonts w:ascii="Times New Roman" w:hAnsi="Times New Roman" w:cs="Times New Roman"/>
          <w:sz w:val="24"/>
          <w:szCs w:val="24"/>
        </w:rPr>
      </w:pPr>
      <w:r w:rsidRPr="00AA2356">
        <w:rPr>
          <w:rFonts w:ascii="Times New Roman" w:hAnsi="Times New Roman" w:cs="Times New Roman"/>
          <w:sz w:val="24"/>
          <w:szCs w:val="24"/>
        </w:rPr>
        <w:t>Ignore 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AA2356">
        <w:rPr>
          <w:rFonts w:ascii="Times New Roman" w:hAnsi="Times New Roman" w:cs="Times New Roman"/>
          <w:sz w:val="24"/>
          <w:szCs w:val="24"/>
        </w:rPr>
        <w:t>grep -</w:t>
      </w:r>
      <w:proofErr w:type="spellStart"/>
      <w:r w:rsidRPr="00AA2356">
        <w:rPr>
          <w:rFonts w:ascii="Times New Roman" w:hAnsi="Times New Roman" w:cs="Times New Roman"/>
          <w:sz w:val="24"/>
          <w:szCs w:val="24"/>
        </w:rPr>
        <w:t>i</w:t>
      </w:r>
      <w:proofErr w:type="spellEnd"/>
      <w:r w:rsidRPr="00AA2356">
        <w:rPr>
          <w:rFonts w:ascii="Times New Roman" w:hAnsi="Times New Roman" w:cs="Times New Roman"/>
          <w:sz w:val="24"/>
          <w:szCs w:val="24"/>
        </w:rPr>
        <w:t xml:space="preserve"> "pattern" filename</w:t>
      </w:r>
    </w:p>
    <w:p w:rsidR="0090223A" w:rsidP="0090223A" w:rsidRDefault="0090223A" w14:paraId="111AABEC" w14:textId="77777777">
      <w:pPr>
        <w:spacing w:after="0"/>
        <w:rPr>
          <w:rFonts w:ascii="Times New Roman" w:hAnsi="Times New Roman" w:cs="Times New Roman"/>
          <w:sz w:val="24"/>
          <w:szCs w:val="24"/>
        </w:rPr>
      </w:pPr>
      <w:r w:rsidRPr="00AA2356">
        <w:rPr>
          <w:rFonts w:ascii="Times New Roman" w:hAnsi="Times New Roman" w:cs="Times New Roman"/>
          <w:sz w:val="24"/>
          <w:szCs w:val="24"/>
        </w:rPr>
        <w:t>Invert match (show lines that do not match the pattern).</w:t>
      </w:r>
      <w:r>
        <w:rPr>
          <w:rFonts w:ascii="Times New Roman" w:hAnsi="Times New Roman" w:cs="Times New Roman"/>
          <w:sz w:val="24"/>
          <w:szCs w:val="24"/>
        </w:rPr>
        <w:t xml:space="preserve"> (-v): </w:t>
      </w:r>
      <w:r w:rsidRPr="00AA2356">
        <w:rPr>
          <w:rFonts w:ascii="Times New Roman" w:hAnsi="Times New Roman" w:cs="Times New Roman"/>
          <w:sz w:val="24"/>
          <w:szCs w:val="24"/>
        </w:rPr>
        <w:t>grep -v "pattern" filename</w:t>
      </w:r>
    </w:p>
    <w:p w:rsidR="0090223A" w:rsidP="0090223A" w:rsidRDefault="0090223A" w14:paraId="474239CD" w14:textId="77777777">
      <w:pPr>
        <w:spacing w:after="0"/>
        <w:rPr>
          <w:rFonts w:ascii="Times New Roman" w:hAnsi="Times New Roman" w:cs="Times New Roman"/>
          <w:sz w:val="24"/>
          <w:szCs w:val="24"/>
        </w:rPr>
      </w:pPr>
      <w:r w:rsidRPr="00AA2356">
        <w:rPr>
          <w:rFonts w:ascii="Times New Roman" w:hAnsi="Times New Roman" w:cs="Times New Roman"/>
          <w:sz w:val="24"/>
          <w:szCs w:val="24"/>
        </w:rPr>
        <w:t>Show line numbers</w:t>
      </w:r>
      <w:r>
        <w:rPr>
          <w:rFonts w:ascii="Times New Roman" w:hAnsi="Times New Roman" w:cs="Times New Roman"/>
          <w:sz w:val="24"/>
          <w:szCs w:val="24"/>
        </w:rPr>
        <w:t xml:space="preserve"> (-n): </w:t>
      </w:r>
      <w:r w:rsidRPr="00AA2356">
        <w:rPr>
          <w:rFonts w:ascii="Times New Roman" w:hAnsi="Times New Roman" w:cs="Times New Roman"/>
          <w:sz w:val="24"/>
          <w:szCs w:val="24"/>
        </w:rPr>
        <w:t>grep -n "pattern" filename</w:t>
      </w:r>
    </w:p>
    <w:p w:rsidR="0090223A" w:rsidP="0090223A" w:rsidRDefault="0090223A" w14:paraId="52B048BC" w14:textId="77777777">
      <w:pPr>
        <w:spacing w:after="0"/>
        <w:rPr>
          <w:rFonts w:ascii="Times New Roman" w:hAnsi="Times New Roman" w:cs="Times New Roman"/>
          <w:sz w:val="24"/>
          <w:szCs w:val="24"/>
        </w:rPr>
      </w:pPr>
      <w:r w:rsidRPr="00AA2356">
        <w:rPr>
          <w:rFonts w:ascii="Times New Roman" w:hAnsi="Times New Roman" w:cs="Times New Roman"/>
          <w:sz w:val="24"/>
          <w:szCs w:val="24"/>
        </w:rPr>
        <w:t>Match whole words</w:t>
      </w:r>
      <w:r>
        <w:rPr>
          <w:rFonts w:ascii="Times New Roman" w:hAnsi="Times New Roman" w:cs="Times New Roman"/>
          <w:sz w:val="24"/>
          <w:szCs w:val="24"/>
        </w:rPr>
        <w:t xml:space="preserve"> (-w): </w:t>
      </w:r>
      <w:r w:rsidRPr="00AA2356">
        <w:rPr>
          <w:rFonts w:ascii="Times New Roman" w:hAnsi="Times New Roman" w:cs="Times New Roman"/>
          <w:sz w:val="24"/>
          <w:szCs w:val="24"/>
        </w:rPr>
        <w:t>grep -w "pattern" filename</w:t>
      </w:r>
    </w:p>
    <w:p w:rsidR="0090223A" w:rsidP="0090223A" w:rsidRDefault="0090223A" w14:paraId="4FE33747" w14:textId="77777777">
      <w:pPr>
        <w:spacing w:after="0"/>
        <w:rPr>
          <w:rFonts w:ascii="Times New Roman" w:hAnsi="Times New Roman" w:cs="Times New Roman"/>
          <w:sz w:val="24"/>
          <w:szCs w:val="24"/>
        </w:rPr>
      </w:pPr>
      <w:r w:rsidRPr="00245566">
        <w:rPr>
          <w:rFonts w:ascii="Times New Roman" w:hAnsi="Times New Roman" w:cs="Times New Roman"/>
          <w:sz w:val="24"/>
          <w:szCs w:val="24"/>
        </w:rPr>
        <w:t>Count the number of matches.</w:t>
      </w:r>
      <w:r>
        <w:rPr>
          <w:rFonts w:ascii="Times New Roman" w:hAnsi="Times New Roman" w:cs="Times New Roman"/>
          <w:sz w:val="24"/>
          <w:szCs w:val="24"/>
        </w:rPr>
        <w:t xml:space="preserve"> (-c): </w:t>
      </w:r>
      <w:r w:rsidRPr="00245566">
        <w:rPr>
          <w:rFonts w:ascii="Times New Roman" w:hAnsi="Times New Roman" w:cs="Times New Roman"/>
          <w:sz w:val="24"/>
          <w:szCs w:val="24"/>
        </w:rPr>
        <w:t>grep -c "pattern" filename</w:t>
      </w:r>
    </w:p>
    <w:p w:rsidR="0090223A" w:rsidP="0090223A" w:rsidRDefault="0090223A" w14:paraId="5ACC769C" w14:textId="77777777">
      <w:pPr>
        <w:spacing w:after="0"/>
        <w:rPr>
          <w:rFonts w:ascii="Times New Roman" w:hAnsi="Times New Roman" w:cs="Times New Roman"/>
          <w:sz w:val="24"/>
          <w:szCs w:val="24"/>
        </w:rPr>
      </w:pPr>
    </w:p>
    <w:p w:rsidR="003A3430" w:rsidP="0090223A" w:rsidRDefault="003A3430" w14:paraId="79C2B322" w14:textId="77777777">
      <w:pPr>
        <w:spacing w:after="0"/>
        <w:rPr>
          <w:rFonts w:ascii="Times New Roman" w:hAnsi="Times New Roman" w:cs="Times New Roman"/>
          <w:sz w:val="24"/>
          <w:szCs w:val="24"/>
        </w:rPr>
      </w:pPr>
    </w:p>
    <w:p w:rsidRPr="003A3430" w:rsidR="0090223A" w:rsidP="003F1569" w:rsidRDefault="0090223A" w14:paraId="70EF1403" w14:textId="77777777">
      <w:pPr>
        <w:pStyle w:val="ListParagraph"/>
        <w:numPr>
          <w:ilvl w:val="0"/>
          <w:numId w:val="49"/>
        </w:numPr>
        <w:spacing w:after="0"/>
        <w:rPr>
          <w:rFonts w:ascii="Times New Roman" w:hAnsi="Times New Roman" w:cs="Times New Roman"/>
          <w:b/>
          <w:bCs/>
          <w:sz w:val="24"/>
          <w:szCs w:val="24"/>
        </w:rPr>
      </w:pPr>
      <w:r w:rsidRPr="003A3430">
        <w:rPr>
          <w:rFonts w:ascii="Times New Roman" w:hAnsi="Times New Roman" w:cs="Times New Roman"/>
          <w:b/>
          <w:bCs/>
          <w:sz w:val="24"/>
          <w:szCs w:val="24"/>
        </w:rPr>
        <w:t>Pipes</w:t>
      </w:r>
    </w:p>
    <w:p w:rsidR="0090223A" w:rsidP="0090223A" w:rsidRDefault="0090223A" w14:paraId="1EDFB306" w14:textId="77777777">
      <w:pPr>
        <w:spacing w:after="0"/>
        <w:rPr>
          <w:rFonts w:ascii="Times New Roman" w:hAnsi="Times New Roman" w:cs="Times New Roman"/>
          <w:sz w:val="24"/>
          <w:szCs w:val="24"/>
        </w:rPr>
      </w:pPr>
      <w:r w:rsidRPr="00245566">
        <w:rPr>
          <w:rFonts w:ascii="Times New Roman" w:hAnsi="Times New Roman" w:cs="Times New Roman"/>
          <w:sz w:val="24"/>
          <w:szCs w:val="24"/>
        </w:rPr>
        <w:t>Pipes (|) allow you to use the output of one command as the input to another, enabling powerful command chaining.</w:t>
      </w:r>
      <w:r>
        <w:rPr>
          <w:rFonts w:ascii="Times New Roman" w:hAnsi="Times New Roman" w:cs="Times New Roman"/>
          <w:sz w:val="24"/>
          <w:szCs w:val="24"/>
        </w:rPr>
        <w:t xml:space="preserve"> Syntax: </w:t>
      </w:r>
      <w:r w:rsidRPr="00245566">
        <w:rPr>
          <w:rFonts w:ascii="Times New Roman" w:hAnsi="Times New Roman" w:cs="Times New Roman"/>
          <w:sz w:val="24"/>
          <w:szCs w:val="24"/>
        </w:rPr>
        <w:t>command1 | command2</w:t>
      </w:r>
    </w:p>
    <w:p w:rsidRPr="00245566" w:rsidR="0090223A" w:rsidP="0090223A" w:rsidRDefault="0090223A" w14:paraId="06E3B171" w14:textId="77777777">
      <w:pPr>
        <w:spacing w:after="0"/>
        <w:rPr>
          <w:rFonts w:ascii="Times New Roman" w:hAnsi="Times New Roman" w:cs="Times New Roman"/>
          <w:b/>
          <w:bCs/>
          <w:sz w:val="24"/>
          <w:szCs w:val="24"/>
        </w:rPr>
      </w:pPr>
      <w:r w:rsidRPr="00245566">
        <w:rPr>
          <w:rFonts w:ascii="Times New Roman" w:hAnsi="Times New Roman" w:cs="Times New Roman"/>
          <w:b/>
          <w:bCs/>
          <w:sz w:val="24"/>
          <w:szCs w:val="24"/>
        </w:rPr>
        <w:t>Examples</w:t>
      </w:r>
    </w:p>
    <w:p w:rsidR="0090223A" w:rsidP="003F1569" w:rsidRDefault="0090223A" w14:paraId="681B01BB" w14:textId="77777777">
      <w:pPr>
        <w:numPr>
          <w:ilvl w:val="0"/>
          <w:numId w:val="51"/>
        </w:numPr>
        <w:spacing w:after="0"/>
        <w:rPr>
          <w:rFonts w:ascii="Times New Roman" w:hAnsi="Times New Roman" w:cs="Times New Roman"/>
          <w:sz w:val="24"/>
          <w:szCs w:val="24"/>
        </w:rPr>
      </w:pPr>
      <w:r w:rsidRPr="00245566">
        <w:rPr>
          <w:rFonts w:ascii="Times New Roman" w:hAnsi="Times New Roman" w:cs="Times New Roman"/>
          <w:sz w:val="24"/>
          <w:szCs w:val="24"/>
        </w:rPr>
        <w:t>List all files and search for a pattern within the list:</w:t>
      </w:r>
      <w:r>
        <w:rPr>
          <w:rFonts w:ascii="Times New Roman" w:hAnsi="Times New Roman" w:cs="Times New Roman"/>
          <w:sz w:val="24"/>
          <w:szCs w:val="24"/>
        </w:rPr>
        <w:t xml:space="preserve"> </w:t>
      </w:r>
      <w:r w:rsidRPr="00245566">
        <w:rPr>
          <w:rFonts w:ascii="Times New Roman" w:hAnsi="Times New Roman" w:cs="Times New Roman"/>
          <w:sz w:val="24"/>
          <w:szCs w:val="24"/>
        </w:rPr>
        <w:t>ls -l | grep "pattern"</w:t>
      </w:r>
    </w:p>
    <w:p w:rsidRPr="00245566" w:rsidR="0090223A" w:rsidP="003F1569" w:rsidRDefault="0090223A" w14:paraId="6F1E6049" w14:textId="77777777">
      <w:pPr>
        <w:numPr>
          <w:ilvl w:val="0"/>
          <w:numId w:val="51"/>
        </w:numPr>
        <w:spacing w:after="0"/>
        <w:rPr>
          <w:rFonts w:ascii="Times New Roman" w:hAnsi="Times New Roman" w:cs="Times New Roman"/>
          <w:sz w:val="24"/>
          <w:szCs w:val="24"/>
        </w:rPr>
      </w:pPr>
      <w:r w:rsidRPr="00245566">
        <w:rPr>
          <w:rFonts w:ascii="Times New Roman" w:hAnsi="Times New Roman" w:cs="Times New Roman"/>
          <w:sz w:val="24"/>
          <w:szCs w:val="24"/>
        </w:rPr>
        <w:t>Combine cat and grep to search within multiple files:</w:t>
      </w:r>
      <w:r>
        <w:rPr>
          <w:rFonts w:ascii="Times New Roman" w:hAnsi="Times New Roman" w:cs="Times New Roman"/>
          <w:sz w:val="24"/>
          <w:szCs w:val="24"/>
        </w:rPr>
        <w:t xml:space="preserve"> </w:t>
      </w:r>
      <w:r w:rsidRPr="00245566">
        <w:rPr>
          <w:rFonts w:ascii="Times New Roman" w:hAnsi="Times New Roman" w:cs="Times New Roman"/>
          <w:sz w:val="24"/>
          <w:szCs w:val="24"/>
        </w:rPr>
        <w:t>cat file1 file2 | grep "pattern"</w:t>
      </w:r>
    </w:p>
    <w:p w:rsidR="0090223A" w:rsidP="0090223A" w:rsidRDefault="0090223A" w14:paraId="7B60CC4C" w14:textId="77777777">
      <w:pPr>
        <w:spacing w:after="0"/>
        <w:rPr>
          <w:rFonts w:ascii="Times New Roman" w:hAnsi="Times New Roman" w:cs="Times New Roman"/>
          <w:sz w:val="24"/>
          <w:szCs w:val="24"/>
        </w:rPr>
      </w:pPr>
    </w:p>
    <w:p w:rsidRPr="00245566" w:rsidR="0090223A" w:rsidP="0090223A" w:rsidRDefault="0090223A" w14:paraId="4B8A8282" w14:textId="77777777">
      <w:pPr>
        <w:spacing w:after="0"/>
        <w:rPr>
          <w:rFonts w:ascii="Times New Roman" w:hAnsi="Times New Roman" w:cs="Times New Roman"/>
          <w:b/>
          <w:bCs/>
          <w:sz w:val="24"/>
          <w:szCs w:val="24"/>
        </w:rPr>
      </w:pPr>
      <w:r w:rsidRPr="00245566">
        <w:rPr>
          <w:rFonts w:ascii="Times New Roman" w:hAnsi="Times New Roman" w:cs="Times New Roman"/>
          <w:b/>
          <w:bCs/>
          <w:sz w:val="24"/>
          <w:szCs w:val="24"/>
        </w:rPr>
        <w:t>Cut</w:t>
      </w:r>
    </w:p>
    <w:p w:rsidR="0090223A" w:rsidP="0090223A" w:rsidRDefault="0090223A" w14:paraId="1BBD9BA8" w14:textId="77777777">
      <w:pPr>
        <w:spacing w:after="0"/>
        <w:rPr>
          <w:rFonts w:ascii="Times New Roman" w:hAnsi="Times New Roman" w:cs="Times New Roman"/>
          <w:sz w:val="24"/>
          <w:szCs w:val="24"/>
        </w:rPr>
      </w:pPr>
      <w:r w:rsidRPr="00245566">
        <w:rPr>
          <w:rFonts w:ascii="Times New Roman" w:hAnsi="Times New Roman" w:cs="Times New Roman"/>
          <w:sz w:val="24"/>
          <w:szCs w:val="24"/>
        </w:rPr>
        <w:t>The cut command in Linux is used to extract sections from each line of input, typically from files or standard input. It's commonly used for extracting columns of data from text files, such as CSV files or log files.</w:t>
      </w:r>
      <w:r>
        <w:rPr>
          <w:rFonts w:ascii="Times New Roman" w:hAnsi="Times New Roman" w:cs="Times New Roman"/>
          <w:sz w:val="24"/>
          <w:szCs w:val="24"/>
        </w:rPr>
        <w:t xml:space="preserve"> Syntax: </w:t>
      </w:r>
      <w:r w:rsidRPr="00245566">
        <w:rPr>
          <w:rFonts w:ascii="Times New Roman" w:hAnsi="Times New Roman" w:cs="Times New Roman"/>
          <w:sz w:val="24"/>
          <w:szCs w:val="24"/>
        </w:rPr>
        <w:t>cut [OPTION]... [FILE]...</w:t>
      </w:r>
    </w:p>
    <w:p w:rsidRPr="00245566" w:rsidR="0090223A" w:rsidP="0090223A" w:rsidRDefault="0090223A" w14:paraId="54093B1F" w14:textId="77777777">
      <w:pPr>
        <w:spacing w:after="0"/>
        <w:rPr>
          <w:rFonts w:ascii="Times New Roman" w:hAnsi="Times New Roman" w:cs="Times New Roman"/>
          <w:b/>
          <w:bCs/>
          <w:sz w:val="24"/>
          <w:szCs w:val="24"/>
        </w:rPr>
      </w:pPr>
      <w:r w:rsidRPr="00245566">
        <w:rPr>
          <w:rFonts w:ascii="Times New Roman" w:hAnsi="Times New Roman" w:cs="Times New Roman"/>
          <w:b/>
          <w:bCs/>
          <w:sz w:val="24"/>
          <w:szCs w:val="24"/>
        </w:rPr>
        <w:t>Options</w:t>
      </w:r>
    </w:p>
    <w:p w:rsidRPr="00245566" w:rsidR="0090223A" w:rsidP="0090223A" w:rsidRDefault="0090223A" w14:paraId="012DEBDB" w14:textId="77777777">
      <w:pPr>
        <w:spacing w:after="0"/>
        <w:rPr>
          <w:rFonts w:ascii="Times New Roman" w:hAnsi="Times New Roman" w:cs="Times New Roman"/>
          <w:b/>
          <w:bCs/>
          <w:sz w:val="24"/>
          <w:szCs w:val="24"/>
        </w:rPr>
      </w:pPr>
      <w:r w:rsidRPr="00245566">
        <w:rPr>
          <w:rFonts w:ascii="Times New Roman" w:hAnsi="Times New Roman" w:cs="Times New Roman"/>
          <w:b/>
          <w:bCs/>
          <w:sz w:val="24"/>
          <w:szCs w:val="24"/>
        </w:rPr>
        <w:t>1. -b (bytes)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bytes. Useful when dealing with fixed-width data.</w:t>
      </w:r>
    </w:p>
    <w:p w:rsidR="0090223A" w:rsidP="0090223A" w:rsidRDefault="0090223A" w14:paraId="59BDF0FF" w14:textId="77777777">
      <w:pPr>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245566">
        <w:rPr>
          <w:rFonts w:ascii="Times New Roman" w:hAnsi="Times New Roman" w:cs="Times New Roman"/>
          <w:sz w:val="24"/>
          <w:szCs w:val="24"/>
        </w:rPr>
        <w:t>cut -b LIST [FILE]...</w:t>
      </w:r>
    </w:p>
    <w:p w:rsidR="0090223A" w:rsidP="0090223A" w:rsidRDefault="0090223A" w14:paraId="66D34891" w14:textId="77777777">
      <w:pPr>
        <w:spacing w:after="0"/>
        <w:rPr>
          <w:rFonts w:ascii="Times New Roman" w:hAnsi="Times New Roman" w:cs="Times New Roman"/>
          <w:sz w:val="24"/>
          <w:szCs w:val="24"/>
        </w:rPr>
      </w:pPr>
      <w:r w:rsidRPr="00245566">
        <w:rPr>
          <w:rFonts w:ascii="Times New Roman" w:hAnsi="Times New Roman" w:cs="Times New Roman"/>
          <w:b/>
          <w:bCs/>
          <w:sz w:val="24"/>
          <w:szCs w:val="24"/>
        </w:rPr>
        <w:t>2. -c (characters)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characters.</w:t>
      </w:r>
      <w:r>
        <w:rPr>
          <w:rFonts w:ascii="Times New Roman" w:hAnsi="Times New Roman" w:cs="Times New Roman"/>
          <w:sz w:val="24"/>
          <w:szCs w:val="24"/>
        </w:rPr>
        <w:t xml:space="preserve"> Syntax: </w:t>
      </w:r>
      <w:r w:rsidRPr="00245566">
        <w:rPr>
          <w:rFonts w:ascii="Times New Roman" w:hAnsi="Times New Roman" w:cs="Times New Roman"/>
          <w:sz w:val="24"/>
          <w:szCs w:val="24"/>
        </w:rPr>
        <w:t>cut -c LIST [FILE]...</w:t>
      </w:r>
    </w:p>
    <w:p w:rsidR="0090223A" w:rsidP="0090223A" w:rsidRDefault="0090223A" w14:paraId="5293D77D" w14:textId="77777777">
      <w:pPr>
        <w:spacing w:after="0"/>
        <w:rPr>
          <w:rFonts w:ascii="Times New Roman" w:hAnsi="Times New Roman" w:cs="Times New Roman"/>
          <w:sz w:val="24"/>
          <w:szCs w:val="24"/>
        </w:rPr>
      </w:pPr>
      <w:r>
        <w:rPr>
          <w:rFonts w:ascii="Times New Roman" w:hAnsi="Times New Roman" w:cs="Times New Roman"/>
          <w:b/>
          <w:bCs/>
          <w:sz w:val="24"/>
          <w:szCs w:val="24"/>
        </w:rPr>
        <w:t>3.</w:t>
      </w:r>
      <w:r w:rsidRPr="00245566">
        <w:rPr>
          <w:rFonts w:ascii="Times New Roman" w:hAnsi="Times New Roman" w:cs="Times New Roman"/>
          <w:b/>
          <w:bCs/>
          <w:sz w:val="24"/>
          <w:szCs w:val="24"/>
        </w:rPr>
        <w:t xml:space="preserve"> -f (fields)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fields. Requires -d to specify the delimiter.</w:t>
      </w:r>
      <w:r>
        <w:rPr>
          <w:rFonts w:ascii="Times New Roman" w:hAnsi="Times New Roman" w:cs="Times New Roman"/>
          <w:sz w:val="24"/>
          <w:szCs w:val="24"/>
        </w:rPr>
        <w:t xml:space="preserve"> Syntax: </w:t>
      </w:r>
      <w:r w:rsidRPr="00245566">
        <w:rPr>
          <w:rFonts w:ascii="Times New Roman" w:hAnsi="Times New Roman" w:cs="Times New Roman"/>
          <w:sz w:val="24"/>
          <w:szCs w:val="24"/>
        </w:rPr>
        <w:t>cut -f LIST -d DELIM [FILE]...</w:t>
      </w:r>
    </w:p>
    <w:p w:rsidR="0090223A" w:rsidP="0090223A" w:rsidRDefault="0090223A" w14:paraId="0CBEB712" w14:textId="77777777">
      <w:pPr>
        <w:spacing w:after="0"/>
        <w:rPr>
          <w:rFonts w:ascii="Times New Roman" w:hAnsi="Times New Roman" w:cs="Times New Roman"/>
          <w:sz w:val="24"/>
          <w:szCs w:val="24"/>
        </w:rPr>
      </w:pPr>
    </w:p>
    <w:p w:rsidRPr="003A3430" w:rsidR="0090223A" w:rsidP="003F1569" w:rsidRDefault="0090223A" w14:paraId="0B81ED28" w14:textId="77777777">
      <w:pPr>
        <w:pStyle w:val="ListParagraph"/>
        <w:numPr>
          <w:ilvl w:val="0"/>
          <w:numId w:val="76"/>
        </w:numPr>
        <w:spacing w:after="0"/>
        <w:rPr>
          <w:rFonts w:ascii="Times New Roman" w:hAnsi="Times New Roman" w:cs="Times New Roman"/>
          <w:b/>
          <w:bCs/>
          <w:sz w:val="24"/>
          <w:szCs w:val="24"/>
        </w:rPr>
      </w:pPr>
      <w:r w:rsidRPr="003A3430">
        <w:rPr>
          <w:rFonts w:ascii="Times New Roman" w:hAnsi="Times New Roman" w:cs="Times New Roman"/>
          <w:b/>
          <w:bCs/>
          <w:sz w:val="24"/>
          <w:szCs w:val="24"/>
        </w:rPr>
        <w:t>Transferring and Copying Files over the Network</w:t>
      </w:r>
    </w:p>
    <w:p w:rsidR="0090223A" w:rsidP="0090223A" w:rsidRDefault="0090223A" w14:paraId="1273D32D" w14:textId="77777777">
      <w:pPr>
        <w:pStyle w:val="ListParagraph"/>
        <w:spacing w:after="0"/>
        <w:ind w:left="0"/>
        <w:rPr>
          <w:rFonts w:ascii="Times New Roman" w:hAnsi="Times New Roman" w:cs="Times New Roman"/>
          <w:sz w:val="24"/>
          <w:szCs w:val="24"/>
        </w:rPr>
      </w:pPr>
      <w:r w:rsidRPr="00562B72">
        <w:rPr>
          <w:rFonts w:ascii="Times New Roman" w:hAnsi="Times New Roman" w:cs="Times New Roman"/>
          <w:sz w:val="24"/>
          <w:szCs w:val="24"/>
        </w:rPr>
        <w:t>Transferring and copying files over the network in Linux can be accomplished using various tools and protocols.</w:t>
      </w:r>
      <w:r>
        <w:rPr>
          <w:rFonts w:ascii="Times New Roman" w:hAnsi="Times New Roman" w:cs="Times New Roman"/>
          <w:sz w:val="24"/>
          <w:szCs w:val="24"/>
        </w:rPr>
        <w:t xml:space="preserve"> Use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and sftp over ftp, as ftp is less secure.</w:t>
      </w:r>
    </w:p>
    <w:p w:rsidR="0090223A" w:rsidP="003F1569" w:rsidRDefault="0090223A" w14:paraId="00792F4E" w14:textId="77777777">
      <w:pPr>
        <w:pStyle w:val="ListParagraph"/>
        <w:numPr>
          <w:ilvl w:val="1"/>
          <w:numId w:val="46"/>
        </w:numPr>
        <w:spacing w:after="0"/>
        <w:ind w:left="0"/>
        <w:rPr>
          <w:rFonts w:ascii="Times New Roman" w:hAnsi="Times New Roman" w:cs="Times New Roman"/>
          <w:sz w:val="24"/>
          <w:szCs w:val="24"/>
        </w:rPr>
      </w:pPr>
      <w:proofErr w:type="spellStart"/>
      <w:r w:rsidRPr="00562B72">
        <w:rPr>
          <w:rFonts w:ascii="Times New Roman" w:hAnsi="Times New Roman" w:cs="Times New Roman"/>
          <w:b/>
          <w:bCs/>
          <w:sz w:val="24"/>
          <w:szCs w:val="24"/>
        </w:rPr>
        <w:t>scp</w:t>
      </w:r>
      <w:proofErr w:type="spellEnd"/>
      <w:r w:rsidRPr="00562B72">
        <w:rPr>
          <w:rFonts w:ascii="Times New Roman" w:hAnsi="Times New Roman" w:cs="Times New Roman"/>
          <w:b/>
          <w:bCs/>
          <w:sz w:val="24"/>
          <w:szCs w:val="24"/>
        </w:rPr>
        <w:t xml:space="preserve"> (Secure Copy)</w:t>
      </w:r>
      <w:r>
        <w:rPr>
          <w:rFonts w:ascii="Times New Roman" w:hAnsi="Times New Roman" w:cs="Times New Roman"/>
          <w:b/>
          <w:bCs/>
          <w:sz w:val="24"/>
          <w:szCs w:val="24"/>
        </w:rPr>
        <w:t xml:space="preserve">: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(Secure Copy) is a command-line utility that allows you to securely copy files and directories between hosts over a network</w:t>
      </w:r>
      <w:r>
        <w:rPr>
          <w:rFonts w:ascii="Times New Roman" w:hAnsi="Times New Roman" w:cs="Times New Roman"/>
          <w:sz w:val="24"/>
          <w:szCs w:val="24"/>
        </w:rPr>
        <w:t xml:space="preserve">. Syntax: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[options] source destination</w:t>
      </w:r>
      <w:r>
        <w:rPr>
          <w:rFonts w:ascii="Times New Roman" w:hAnsi="Times New Roman" w:cs="Times New Roman"/>
          <w:sz w:val="24"/>
          <w:szCs w:val="24"/>
        </w:rPr>
        <w:t xml:space="preserve">. </w:t>
      </w:r>
    </w:p>
    <w:p w:rsidR="0090223A" w:rsidP="0090223A" w:rsidRDefault="0090223A" w14:paraId="44188187" w14:textId="77777777">
      <w:pPr>
        <w:spacing w:after="0"/>
        <w:rPr>
          <w:rFonts w:ascii="Times New Roman" w:hAnsi="Times New Roman" w:cs="Times New Roman"/>
          <w:sz w:val="24"/>
          <w:szCs w:val="24"/>
        </w:rPr>
      </w:pPr>
      <w:r w:rsidRPr="00562B72">
        <w:rPr>
          <w:rFonts w:ascii="Times New Roman" w:hAnsi="Times New Roman" w:cs="Times New Roman"/>
          <w:sz w:val="24"/>
          <w:szCs w:val="24"/>
        </w:rPr>
        <w:t xml:space="preserve">Example: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localfile.txt </w:t>
      </w:r>
      <w:proofErr w:type="spellStart"/>
      <w:r w:rsidRPr="00562B72">
        <w:rPr>
          <w:rFonts w:ascii="Times New Roman" w:hAnsi="Times New Roman" w:cs="Times New Roman"/>
          <w:sz w:val="24"/>
          <w:szCs w:val="24"/>
        </w:rPr>
        <w:t>user@remotehost</w:t>
      </w:r>
      <w:proofErr w:type="spellEnd"/>
      <w:r w:rsidRPr="00562B72">
        <w:rPr>
          <w:rFonts w:ascii="Times New Roman" w:hAnsi="Times New Roman" w:cs="Times New Roman"/>
          <w:sz w:val="24"/>
          <w:szCs w:val="24"/>
        </w:rPr>
        <w:t>:/path/to/destination/</w:t>
      </w:r>
    </w:p>
    <w:p w:rsidRPr="00562B72" w:rsidR="0090223A" w:rsidP="003F1569" w:rsidRDefault="0090223A" w14:paraId="7B2DE8BD" w14:textId="77777777">
      <w:pPr>
        <w:pStyle w:val="ListParagraph"/>
        <w:numPr>
          <w:ilvl w:val="1"/>
          <w:numId w:val="46"/>
        </w:numPr>
        <w:spacing w:after="0"/>
        <w:ind w:left="20"/>
        <w:rPr>
          <w:rFonts w:ascii="Times New Roman" w:hAnsi="Times New Roman" w:cs="Times New Roman"/>
          <w:b/>
          <w:bCs/>
          <w:sz w:val="24"/>
          <w:szCs w:val="24"/>
        </w:rPr>
      </w:pPr>
      <w:r w:rsidRPr="00562B72">
        <w:rPr>
          <w:rFonts w:ascii="Times New Roman" w:hAnsi="Times New Roman" w:cs="Times New Roman"/>
          <w:b/>
          <w:bCs/>
          <w:sz w:val="24"/>
          <w:szCs w:val="24"/>
        </w:rPr>
        <w:t>sftp (SSH File Transfer Protocol)</w:t>
      </w:r>
      <w:r>
        <w:rPr>
          <w:rFonts w:ascii="Times New Roman" w:hAnsi="Times New Roman" w:cs="Times New Roman"/>
          <w:b/>
          <w:bCs/>
          <w:sz w:val="24"/>
          <w:szCs w:val="24"/>
        </w:rPr>
        <w:t xml:space="preserve">: </w:t>
      </w:r>
      <w:r w:rsidRPr="00562B72">
        <w:rPr>
          <w:rFonts w:ascii="Times New Roman" w:hAnsi="Times New Roman" w:cs="Times New Roman"/>
          <w:sz w:val="24"/>
          <w:szCs w:val="24"/>
        </w:rPr>
        <w:t xml:space="preserve">sftp is an interactive file transfer program </w:t>
      </w:r>
      <w:proofErr w:type="gramStart"/>
      <w:r w:rsidRPr="00562B72">
        <w:rPr>
          <w:rFonts w:ascii="Times New Roman" w:hAnsi="Times New Roman" w:cs="Times New Roman"/>
          <w:sz w:val="24"/>
          <w:szCs w:val="24"/>
        </w:rPr>
        <w:t>similar to</w:t>
      </w:r>
      <w:proofErr w:type="gramEnd"/>
      <w:r w:rsidRPr="00562B72">
        <w:rPr>
          <w:rFonts w:ascii="Times New Roman" w:hAnsi="Times New Roman" w:cs="Times New Roman"/>
          <w:sz w:val="24"/>
          <w:szCs w:val="24"/>
        </w:rPr>
        <w:t xml:space="preserve"> ftp, but it uses a secure SSH connection.</w:t>
      </w:r>
      <w:r>
        <w:rPr>
          <w:rFonts w:ascii="Times New Roman" w:hAnsi="Times New Roman" w:cs="Times New Roman"/>
          <w:sz w:val="24"/>
          <w:szCs w:val="24"/>
        </w:rPr>
        <w:t xml:space="preserve"> </w:t>
      </w:r>
      <w:r w:rsidRPr="00562B72">
        <w:rPr>
          <w:rFonts w:ascii="Times New Roman" w:hAnsi="Times New Roman" w:cs="Times New Roman"/>
          <w:b/>
          <w:bCs/>
          <w:sz w:val="24"/>
          <w:szCs w:val="24"/>
        </w:rPr>
        <w:t xml:space="preserve">Syntax: </w:t>
      </w:r>
      <w:r w:rsidRPr="00562B72">
        <w:rPr>
          <w:rFonts w:ascii="Times New Roman" w:hAnsi="Times New Roman" w:cs="Times New Roman"/>
          <w:sz w:val="24"/>
          <w:szCs w:val="24"/>
        </w:rPr>
        <w:t xml:space="preserve">sftp [options] </w:t>
      </w:r>
      <w:proofErr w:type="spellStart"/>
      <w:r w:rsidRPr="00562B72">
        <w:rPr>
          <w:rFonts w:ascii="Times New Roman" w:hAnsi="Times New Roman" w:cs="Times New Roman"/>
          <w:sz w:val="24"/>
          <w:szCs w:val="24"/>
        </w:rPr>
        <w:t>user@remotehost</w:t>
      </w:r>
      <w:proofErr w:type="spellEnd"/>
    </w:p>
    <w:p w:rsidR="0090223A" w:rsidP="0090223A" w:rsidRDefault="0090223A" w14:paraId="2B469804" w14:textId="77777777">
      <w:pPr>
        <w:pStyle w:val="ListParagraph"/>
        <w:spacing w:after="0"/>
        <w:ind w:left="20"/>
        <w:rPr>
          <w:rFonts w:ascii="Times New Roman" w:hAnsi="Times New Roman" w:cs="Times New Roman"/>
          <w:sz w:val="24"/>
          <w:szCs w:val="24"/>
        </w:rPr>
      </w:pPr>
      <w:r w:rsidRPr="00562B72">
        <w:rPr>
          <w:rFonts w:ascii="Times New Roman" w:hAnsi="Times New Roman" w:cs="Times New Roman"/>
          <w:sz w:val="24"/>
          <w:szCs w:val="24"/>
        </w:rPr>
        <w:t>Examples</w:t>
      </w:r>
      <w:r>
        <w:rPr>
          <w:rFonts w:ascii="Times New Roman" w:hAnsi="Times New Roman" w:cs="Times New Roman"/>
          <w:sz w:val="24"/>
          <w:szCs w:val="24"/>
        </w:rPr>
        <w:t xml:space="preserve">: </w:t>
      </w:r>
      <w:r w:rsidRPr="00562B72">
        <w:rPr>
          <w:rFonts w:ascii="Times New Roman" w:hAnsi="Times New Roman" w:cs="Times New Roman"/>
          <w:sz w:val="24"/>
          <w:szCs w:val="24"/>
        </w:rPr>
        <w:t>Upload a file:</w:t>
      </w:r>
      <w:r>
        <w:rPr>
          <w:rFonts w:ascii="Times New Roman" w:hAnsi="Times New Roman" w:cs="Times New Roman"/>
          <w:sz w:val="24"/>
          <w:szCs w:val="24"/>
        </w:rPr>
        <w:t xml:space="preserve"> </w:t>
      </w:r>
      <w:r w:rsidRPr="00562B72">
        <w:rPr>
          <w:rFonts w:ascii="Times New Roman" w:hAnsi="Times New Roman" w:cs="Times New Roman"/>
          <w:sz w:val="24"/>
          <w:szCs w:val="24"/>
        </w:rPr>
        <w:t>sftp&gt; put /local/path/localfile.txt /remote/path/remotefile.txt</w:t>
      </w:r>
    </w:p>
    <w:p w:rsidRPr="00562B72" w:rsidR="0090223A" w:rsidP="003F1569" w:rsidRDefault="0090223A" w14:paraId="4E42A6F2" w14:textId="77777777">
      <w:pPr>
        <w:pStyle w:val="ListParagraph"/>
        <w:numPr>
          <w:ilvl w:val="1"/>
          <w:numId w:val="46"/>
        </w:numPr>
        <w:spacing w:after="0"/>
        <w:ind w:left="20"/>
        <w:rPr>
          <w:rFonts w:ascii="Times New Roman" w:hAnsi="Times New Roman" w:cs="Times New Roman"/>
          <w:sz w:val="24"/>
          <w:szCs w:val="24"/>
        </w:rPr>
      </w:pPr>
      <w:r w:rsidRPr="00562B72">
        <w:rPr>
          <w:rFonts w:ascii="Times New Roman" w:hAnsi="Times New Roman" w:cs="Times New Roman"/>
          <w:b/>
          <w:bCs/>
          <w:sz w:val="24"/>
          <w:szCs w:val="24"/>
        </w:rPr>
        <w:t xml:space="preserve">ftp (File Transfer Protocol): </w:t>
      </w:r>
      <w:r w:rsidRPr="00562B72">
        <w:rPr>
          <w:rFonts w:ascii="Times New Roman" w:hAnsi="Times New Roman" w:cs="Times New Roman"/>
          <w:sz w:val="24"/>
          <w:szCs w:val="24"/>
        </w:rPr>
        <w:t>ftp is an older protocol for transferring files, typically used with anonymous access or simple authentication.</w:t>
      </w:r>
      <w:r>
        <w:rPr>
          <w:rFonts w:ascii="Times New Roman" w:hAnsi="Times New Roman" w:cs="Times New Roman"/>
          <w:sz w:val="24"/>
          <w:szCs w:val="24"/>
        </w:rPr>
        <w:t xml:space="preserve"> Syntax: </w:t>
      </w:r>
      <w:r w:rsidRPr="00562B72">
        <w:rPr>
          <w:rFonts w:ascii="Times New Roman" w:hAnsi="Times New Roman" w:cs="Times New Roman"/>
          <w:sz w:val="24"/>
          <w:szCs w:val="24"/>
        </w:rPr>
        <w:t>ftp [options] [</w:t>
      </w:r>
      <w:proofErr w:type="gramStart"/>
      <w:r w:rsidRPr="00562B72">
        <w:rPr>
          <w:rFonts w:ascii="Times New Roman" w:hAnsi="Times New Roman" w:cs="Times New Roman"/>
          <w:sz w:val="24"/>
          <w:szCs w:val="24"/>
        </w:rPr>
        <w:t>hostname]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Example: </w:t>
      </w:r>
      <w:r w:rsidRPr="00562B72">
        <w:rPr>
          <w:rFonts w:ascii="Times New Roman" w:hAnsi="Times New Roman" w:cs="Times New Roman"/>
          <w:sz w:val="24"/>
          <w:szCs w:val="24"/>
        </w:rPr>
        <w:t>Connect to an FTP server: ftp ftp.example.com</w:t>
      </w:r>
    </w:p>
    <w:p w:rsidRPr="00562B72" w:rsidR="0090223A" w:rsidP="0090223A" w:rsidRDefault="0090223A" w14:paraId="6E0B756B" w14:textId="77777777">
      <w:pPr>
        <w:spacing w:after="0"/>
        <w:rPr>
          <w:rFonts w:ascii="Times New Roman" w:hAnsi="Times New Roman" w:cs="Times New Roman"/>
          <w:sz w:val="24"/>
          <w:szCs w:val="24"/>
        </w:rPr>
      </w:pPr>
    </w:p>
    <w:p w:rsidRPr="00562B72" w:rsidR="0090223A" w:rsidP="0090223A" w:rsidRDefault="0090223A" w14:paraId="48A46C1A" w14:textId="77777777">
      <w:pPr>
        <w:pStyle w:val="ListParagraph"/>
        <w:spacing w:after="0"/>
        <w:ind w:left="20"/>
        <w:rPr>
          <w:rFonts w:ascii="Times New Roman" w:hAnsi="Times New Roman" w:cs="Times New Roman"/>
          <w:sz w:val="24"/>
          <w:szCs w:val="24"/>
        </w:rPr>
      </w:pPr>
    </w:p>
    <w:p w:rsidRPr="003A3430" w:rsidR="0090223A" w:rsidP="003F1569" w:rsidRDefault="0090223A" w14:paraId="66D40061" w14:textId="77777777">
      <w:pPr>
        <w:pStyle w:val="ListParagraph"/>
        <w:numPr>
          <w:ilvl w:val="0"/>
          <w:numId w:val="76"/>
        </w:numPr>
        <w:spacing w:after="0"/>
        <w:rPr>
          <w:rFonts w:ascii="Times New Roman" w:hAnsi="Times New Roman" w:cs="Times New Roman"/>
          <w:b/>
          <w:bCs/>
          <w:sz w:val="24"/>
          <w:szCs w:val="24"/>
        </w:rPr>
      </w:pPr>
      <w:r w:rsidRPr="003A3430">
        <w:rPr>
          <w:rFonts w:ascii="Times New Roman" w:hAnsi="Times New Roman" w:cs="Times New Roman"/>
          <w:b/>
          <w:bCs/>
          <w:sz w:val="24"/>
          <w:szCs w:val="24"/>
        </w:rPr>
        <w:t>Customizing the Shell Prompt</w:t>
      </w:r>
    </w:p>
    <w:p w:rsidR="0090223A" w:rsidP="0090223A" w:rsidRDefault="0090223A" w14:paraId="6E1F6865" w14:textId="77777777">
      <w:pPr>
        <w:pStyle w:val="ListParagraph"/>
        <w:spacing w:after="0"/>
        <w:ind w:left="360"/>
        <w:rPr>
          <w:rFonts w:ascii="Times New Roman" w:hAnsi="Times New Roman" w:cs="Times New Roman"/>
          <w:sz w:val="24"/>
          <w:szCs w:val="24"/>
        </w:rPr>
      </w:pPr>
      <w:r w:rsidRPr="00E31C70">
        <w:rPr>
          <w:rFonts w:ascii="Times New Roman" w:hAnsi="Times New Roman" w:cs="Times New Roman"/>
          <w:sz w:val="24"/>
          <w:szCs w:val="24"/>
        </w:rPr>
        <w:t xml:space="preserve">Customizing the shell prompt in Linux can make your command line experience more informative and visually appealing. The shell prompt is defined by the PS1 environment variable in most shells, such as bash and </w:t>
      </w:r>
      <w:proofErr w:type="spellStart"/>
      <w:r w:rsidRPr="00E31C70">
        <w:rPr>
          <w:rFonts w:ascii="Times New Roman" w:hAnsi="Times New Roman" w:cs="Times New Roman"/>
          <w:sz w:val="24"/>
          <w:szCs w:val="24"/>
        </w:rPr>
        <w:t>zsh</w:t>
      </w:r>
      <w:proofErr w:type="spellEnd"/>
    </w:p>
    <w:p w:rsidRPr="00E31C70" w:rsidR="0090223A" w:rsidP="0090223A" w:rsidRDefault="0090223A" w14:paraId="45F4DEC1" w14:textId="77777777">
      <w:pPr>
        <w:pStyle w:val="ListParagraph"/>
        <w:spacing w:after="0"/>
        <w:ind w:left="360"/>
        <w:rPr>
          <w:rFonts w:ascii="Times New Roman" w:hAnsi="Times New Roman" w:cs="Times New Roman"/>
          <w:b/>
          <w:bCs/>
          <w:sz w:val="24"/>
          <w:szCs w:val="24"/>
        </w:rPr>
      </w:pPr>
      <w:r w:rsidRPr="00E31C70">
        <w:rPr>
          <w:rFonts w:ascii="Times New Roman" w:hAnsi="Times New Roman" w:cs="Times New Roman"/>
          <w:b/>
          <w:bCs/>
          <w:sz w:val="24"/>
          <w:szCs w:val="24"/>
        </w:rPr>
        <w:t>Understanding PS1</w:t>
      </w:r>
    </w:p>
    <w:p w:rsidRPr="00E31C70" w:rsidR="0090223A" w:rsidP="0090223A" w:rsidRDefault="0090223A" w14:paraId="5E1279E3" w14:textId="77777777">
      <w:pPr>
        <w:pStyle w:val="ListParagraph"/>
        <w:spacing w:after="0"/>
        <w:ind w:left="360"/>
        <w:rPr>
          <w:rFonts w:ascii="Times New Roman" w:hAnsi="Times New Roman" w:cs="Times New Roman"/>
          <w:sz w:val="24"/>
          <w:szCs w:val="24"/>
        </w:rPr>
      </w:pPr>
      <w:r w:rsidRPr="00E31C70">
        <w:rPr>
          <w:rFonts w:ascii="Times New Roman" w:hAnsi="Times New Roman" w:cs="Times New Roman"/>
          <w:sz w:val="24"/>
          <w:szCs w:val="24"/>
        </w:rPr>
        <w:t>The PS1 variable controls the primary prompt string, which is the main prompt you see when you start a shell session. It can include various placeholders for different information, such as the username, hostname, current directory, time, etc.</w:t>
      </w:r>
    </w:p>
    <w:p w:rsidRPr="00E31C70" w:rsidR="0090223A" w:rsidP="0090223A" w:rsidRDefault="0090223A" w14:paraId="05DAE943" w14:textId="77777777">
      <w:pPr>
        <w:pStyle w:val="ListParagraph"/>
        <w:spacing w:after="0"/>
        <w:ind w:left="360"/>
        <w:rPr>
          <w:rFonts w:ascii="Times New Roman" w:hAnsi="Times New Roman" w:cs="Times New Roman"/>
          <w:b/>
          <w:bCs/>
          <w:sz w:val="24"/>
          <w:szCs w:val="24"/>
        </w:rPr>
      </w:pPr>
      <w:r w:rsidRPr="00E31C70">
        <w:rPr>
          <w:rFonts w:ascii="Times New Roman" w:hAnsi="Times New Roman" w:cs="Times New Roman"/>
          <w:b/>
          <w:bCs/>
          <w:sz w:val="24"/>
          <w:szCs w:val="24"/>
        </w:rPr>
        <w:t>Common PS1 Placeholders</w:t>
      </w:r>
    </w:p>
    <w:p w:rsidRPr="00E31C70" w:rsidR="0090223A" w:rsidP="003F1569" w:rsidRDefault="0090223A" w14:paraId="3A33631E"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\u: Username</w:t>
      </w:r>
    </w:p>
    <w:p w:rsidRPr="00E31C70" w:rsidR="0090223A" w:rsidP="003F1569" w:rsidRDefault="0090223A" w14:paraId="606E3D14"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\h: Hostname (short)</w:t>
      </w:r>
    </w:p>
    <w:p w:rsidRPr="00E31C70" w:rsidR="0090223A" w:rsidP="003F1569" w:rsidRDefault="0090223A" w14:paraId="002A178A"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\H: Hostname (full)</w:t>
      </w:r>
    </w:p>
    <w:p w:rsidRPr="00E31C70" w:rsidR="0090223A" w:rsidP="003F1569" w:rsidRDefault="0090223A" w14:paraId="69D5B27E"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\w: Current working directory</w:t>
      </w:r>
    </w:p>
    <w:p w:rsidRPr="00E31C70" w:rsidR="0090223A" w:rsidP="003F1569" w:rsidRDefault="0090223A" w14:paraId="462D6FCE"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 xml:space="preserve">\W: </w:t>
      </w:r>
      <w:proofErr w:type="spellStart"/>
      <w:r w:rsidRPr="00E31C70">
        <w:rPr>
          <w:rFonts w:ascii="Times New Roman" w:hAnsi="Times New Roman" w:cs="Times New Roman"/>
          <w:sz w:val="24"/>
          <w:szCs w:val="24"/>
        </w:rPr>
        <w:t>Basename</w:t>
      </w:r>
      <w:proofErr w:type="spellEnd"/>
      <w:r w:rsidRPr="00E31C70">
        <w:rPr>
          <w:rFonts w:ascii="Times New Roman" w:hAnsi="Times New Roman" w:cs="Times New Roman"/>
          <w:sz w:val="24"/>
          <w:szCs w:val="24"/>
        </w:rPr>
        <w:t xml:space="preserve"> of the current working directory</w:t>
      </w:r>
    </w:p>
    <w:p w:rsidRPr="00E31C70" w:rsidR="0090223A" w:rsidP="003F1569" w:rsidRDefault="0090223A" w14:paraId="58270681"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\d: Date</w:t>
      </w:r>
    </w:p>
    <w:p w:rsidRPr="00E31C70" w:rsidR="0090223A" w:rsidP="003F1569" w:rsidRDefault="0090223A" w14:paraId="6C316671"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\t: Time (24-hour HH:MM)</w:t>
      </w:r>
    </w:p>
    <w:p w:rsidRPr="00E31C70" w:rsidR="0090223A" w:rsidP="003F1569" w:rsidRDefault="0090223A" w14:paraId="3E33E640"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\T: Time (12-hour HH:MM)</w:t>
      </w:r>
    </w:p>
    <w:p w:rsidRPr="00E31C70" w:rsidR="0090223A" w:rsidP="003F1569" w:rsidRDefault="0090223A" w14:paraId="6814FFFC"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\A: Time (24-hour HH)</w:t>
      </w:r>
    </w:p>
    <w:p w:rsidRPr="00E31C70" w:rsidR="0090223A" w:rsidP="003F1569" w:rsidRDefault="0090223A" w14:paraId="08AD657B"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 Time (12-hour with AM/PM)</w:t>
      </w:r>
    </w:p>
    <w:p w:rsidRPr="00E31C70" w:rsidR="0090223A" w:rsidP="003F1569" w:rsidRDefault="0090223A" w14:paraId="7F1AC79E" w14:textId="77777777">
      <w:pPr>
        <w:pStyle w:val="ListParagraph"/>
        <w:numPr>
          <w:ilvl w:val="0"/>
          <w:numId w:val="52"/>
        </w:numPr>
        <w:spacing w:after="0"/>
        <w:rPr>
          <w:rFonts w:ascii="Times New Roman" w:hAnsi="Times New Roman" w:cs="Times New Roman"/>
          <w:sz w:val="24"/>
          <w:szCs w:val="24"/>
        </w:rPr>
      </w:pPr>
      <w:r w:rsidRPr="00E31C70">
        <w:rPr>
          <w:rFonts w:ascii="Times New Roman" w:hAnsi="Times New Roman" w:cs="Times New Roman"/>
          <w:sz w:val="24"/>
          <w:szCs w:val="24"/>
        </w:rPr>
        <w:t>\n: Newline</w:t>
      </w:r>
    </w:p>
    <w:p w:rsidRPr="00562B72" w:rsidR="0090223A" w:rsidP="0090223A" w:rsidRDefault="0090223A" w14:paraId="4168F17C" w14:textId="77777777">
      <w:pPr>
        <w:pStyle w:val="ListParagraph"/>
        <w:spacing w:after="0"/>
        <w:ind w:left="360"/>
        <w:rPr>
          <w:rFonts w:ascii="Times New Roman" w:hAnsi="Times New Roman" w:cs="Times New Roman"/>
          <w:sz w:val="24"/>
          <w:szCs w:val="24"/>
        </w:rPr>
      </w:pPr>
    </w:p>
    <w:p w:rsidRPr="00E31C70" w:rsidR="0090223A" w:rsidP="0090223A" w:rsidRDefault="0090223A" w14:paraId="7204E9E6" w14:textId="77777777">
      <w:pPr>
        <w:spacing w:after="0"/>
        <w:rPr>
          <w:rFonts w:ascii="Times New Roman" w:hAnsi="Times New Roman" w:cs="Times New Roman"/>
          <w:sz w:val="24"/>
          <w:szCs w:val="24"/>
        </w:rPr>
      </w:pPr>
      <w:r w:rsidRPr="00E31C70">
        <w:rPr>
          <w:rFonts w:ascii="Times New Roman" w:hAnsi="Times New Roman" w:cs="Times New Roman"/>
          <w:sz w:val="24"/>
          <w:szCs w:val="24"/>
        </w:rPr>
        <w:t>Example 1: Simple Customization</w:t>
      </w:r>
      <w:r>
        <w:rPr>
          <w:rFonts w:ascii="Times New Roman" w:hAnsi="Times New Roman" w:cs="Times New Roman"/>
          <w:sz w:val="24"/>
          <w:szCs w:val="24"/>
        </w:rPr>
        <w:t xml:space="preserve">:  </w:t>
      </w:r>
      <w:r w:rsidRPr="00E31C70">
        <w:rPr>
          <w:rFonts w:ascii="Times New Roman" w:hAnsi="Times New Roman" w:cs="Times New Roman"/>
          <w:sz w:val="24"/>
          <w:szCs w:val="24"/>
        </w:rPr>
        <w:t>PS1="\u@\h:\w\$ "</w:t>
      </w:r>
    </w:p>
    <w:p w:rsidR="0090223A" w:rsidP="0090223A" w:rsidRDefault="0090223A" w14:paraId="418E242D" w14:textId="77777777">
      <w:pPr>
        <w:spacing w:after="0"/>
        <w:rPr>
          <w:rFonts w:ascii="Times New Roman" w:hAnsi="Times New Roman" w:cs="Times New Roman"/>
          <w:sz w:val="24"/>
          <w:szCs w:val="24"/>
        </w:rPr>
      </w:pPr>
      <w:r w:rsidRPr="00E31C70">
        <w:rPr>
          <w:rFonts w:ascii="Times New Roman" w:hAnsi="Times New Roman" w:cs="Times New Roman"/>
          <w:sz w:val="24"/>
          <w:szCs w:val="24"/>
        </w:rPr>
        <w:t xml:space="preserve"># Output: </w:t>
      </w:r>
      <w:proofErr w:type="spellStart"/>
      <w:r w:rsidRPr="00E31C70">
        <w:rPr>
          <w:rFonts w:ascii="Times New Roman" w:hAnsi="Times New Roman" w:cs="Times New Roman"/>
          <w:sz w:val="24"/>
          <w:szCs w:val="24"/>
        </w:rPr>
        <w:t>user@hostname</w:t>
      </w:r>
      <w:proofErr w:type="spellEnd"/>
      <w:r w:rsidRPr="00E31C70">
        <w:rPr>
          <w:rFonts w:ascii="Times New Roman" w:hAnsi="Times New Roman" w:cs="Times New Roman"/>
          <w:sz w:val="24"/>
          <w:szCs w:val="24"/>
        </w:rPr>
        <w:t>:/current/directory$</w:t>
      </w:r>
    </w:p>
    <w:p w:rsidRPr="00E31C70" w:rsidR="0090223A" w:rsidP="0090223A" w:rsidRDefault="0090223A" w14:paraId="050EA380" w14:textId="77777777">
      <w:pPr>
        <w:spacing w:after="0"/>
        <w:rPr>
          <w:rFonts w:ascii="Times New Roman" w:hAnsi="Times New Roman" w:cs="Times New Roman"/>
          <w:sz w:val="24"/>
          <w:szCs w:val="24"/>
        </w:rPr>
      </w:pPr>
      <w:r w:rsidRPr="00E31C70">
        <w:rPr>
          <w:rFonts w:ascii="Times New Roman" w:hAnsi="Times New Roman" w:cs="Times New Roman"/>
          <w:sz w:val="24"/>
          <w:szCs w:val="24"/>
        </w:rPr>
        <w:t>Example 2: Adding Time and Date</w:t>
      </w:r>
      <w:r>
        <w:rPr>
          <w:rFonts w:ascii="Times New Roman" w:hAnsi="Times New Roman" w:cs="Times New Roman"/>
          <w:sz w:val="24"/>
          <w:szCs w:val="24"/>
        </w:rPr>
        <w:t xml:space="preserve">: </w:t>
      </w:r>
      <w:r w:rsidRPr="00E31C70">
        <w:rPr>
          <w:rFonts w:ascii="Times New Roman" w:hAnsi="Times New Roman" w:cs="Times New Roman"/>
          <w:sz w:val="24"/>
          <w:szCs w:val="24"/>
        </w:rPr>
        <w:t>PS1="\d \t \u@\h:\w\$ "</w:t>
      </w:r>
    </w:p>
    <w:p w:rsidR="0090223A" w:rsidP="0090223A" w:rsidRDefault="0090223A" w14:paraId="1DA30E1D" w14:textId="77777777">
      <w:pPr>
        <w:spacing w:after="0"/>
        <w:rPr>
          <w:rFonts w:ascii="Times New Roman" w:hAnsi="Times New Roman" w:cs="Times New Roman"/>
          <w:sz w:val="24"/>
          <w:szCs w:val="24"/>
        </w:rPr>
      </w:pPr>
      <w:r w:rsidRPr="00E31C70">
        <w:rPr>
          <w:rFonts w:ascii="Times New Roman" w:hAnsi="Times New Roman" w:cs="Times New Roman"/>
          <w:sz w:val="24"/>
          <w:szCs w:val="24"/>
        </w:rPr>
        <w:t xml:space="preserve"># Output: Tue Jul 27 14:22:35 </w:t>
      </w:r>
      <w:proofErr w:type="spellStart"/>
      <w:r w:rsidRPr="00E31C70">
        <w:rPr>
          <w:rFonts w:ascii="Times New Roman" w:hAnsi="Times New Roman" w:cs="Times New Roman"/>
          <w:sz w:val="24"/>
          <w:szCs w:val="24"/>
        </w:rPr>
        <w:t>user@hostname</w:t>
      </w:r>
      <w:proofErr w:type="spellEnd"/>
      <w:r w:rsidRPr="00E31C70">
        <w:rPr>
          <w:rFonts w:ascii="Times New Roman" w:hAnsi="Times New Roman" w:cs="Times New Roman"/>
          <w:sz w:val="24"/>
          <w:szCs w:val="24"/>
        </w:rPr>
        <w:t>:/current/directory$</w:t>
      </w:r>
    </w:p>
    <w:p w:rsidR="0090223A" w:rsidP="0090223A" w:rsidRDefault="0090223A" w14:paraId="1361333F" w14:textId="77777777">
      <w:pPr>
        <w:spacing w:after="0"/>
        <w:rPr>
          <w:rFonts w:ascii="Times New Roman" w:hAnsi="Times New Roman" w:cs="Times New Roman"/>
          <w:sz w:val="24"/>
          <w:szCs w:val="24"/>
        </w:rPr>
      </w:pPr>
    </w:p>
    <w:p w:rsidR="0090223A" w:rsidP="003F1569" w:rsidRDefault="0090223A" w14:paraId="12F7C105" w14:textId="77777777">
      <w:pPr>
        <w:pStyle w:val="ListParagraph"/>
        <w:numPr>
          <w:ilvl w:val="0"/>
          <w:numId w:val="76"/>
        </w:numPr>
        <w:spacing w:after="0"/>
        <w:rPr>
          <w:rFonts w:ascii="Times New Roman" w:hAnsi="Times New Roman" w:cs="Times New Roman"/>
          <w:b/>
          <w:bCs/>
          <w:sz w:val="24"/>
          <w:szCs w:val="24"/>
        </w:rPr>
      </w:pPr>
      <w:r w:rsidRPr="00E31C70">
        <w:rPr>
          <w:rFonts w:ascii="Times New Roman" w:hAnsi="Times New Roman" w:cs="Times New Roman"/>
          <w:b/>
          <w:bCs/>
          <w:sz w:val="24"/>
          <w:szCs w:val="24"/>
        </w:rPr>
        <w:t>Shell aliases</w:t>
      </w:r>
    </w:p>
    <w:p w:rsidR="0090223A" w:rsidP="0090223A" w:rsidRDefault="0090223A" w14:paraId="45B49B15" w14:textId="77777777">
      <w:pPr>
        <w:pStyle w:val="ListParagraph"/>
        <w:spacing w:after="0"/>
        <w:ind w:left="360"/>
        <w:rPr>
          <w:rFonts w:ascii="Times New Roman" w:hAnsi="Times New Roman" w:cs="Times New Roman"/>
          <w:sz w:val="24"/>
          <w:szCs w:val="24"/>
        </w:rPr>
      </w:pPr>
      <w:r w:rsidRPr="00E31C70">
        <w:rPr>
          <w:rFonts w:ascii="Times New Roman" w:hAnsi="Times New Roman" w:cs="Times New Roman"/>
          <w:sz w:val="24"/>
          <w:szCs w:val="24"/>
        </w:rPr>
        <w:t>Shell aliases in Linux are a powerful feature that allows you to create shortcuts for long or complex commands. Aliases are particularly useful for frequently used commands, allowing you to save time and reduce the potential for errors.</w:t>
      </w:r>
    </w:p>
    <w:p w:rsidRPr="00E31C70" w:rsidR="0090223A" w:rsidP="0090223A" w:rsidRDefault="0090223A" w14:paraId="3CAE4C4C" w14:textId="77777777">
      <w:pPr>
        <w:pStyle w:val="ListParagraph"/>
        <w:spacing w:after="0"/>
        <w:ind w:left="360"/>
        <w:rPr>
          <w:rFonts w:ascii="Times New Roman" w:hAnsi="Times New Roman" w:cs="Times New Roman"/>
          <w:b/>
          <w:bCs/>
          <w:sz w:val="24"/>
          <w:szCs w:val="24"/>
        </w:rPr>
      </w:pPr>
      <w:r w:rsidRPr="00E31C70">
        <w:rPr>
          <w:rFonts w:ascii="Times New Roman" w:hAnsi="Times New Roman" w:cs="Times New Roman"/>
          <w:b/>
          <w:bCs/>
          <w:sz w:val="24"/>
          <w:szCs w:val="24"/>
        </w:rPr>
        <w:t>Creating Aliases</w:t>
      </w:r>
    </w:p>
    <w:p w:rsidRPr="00E31C70" w:rsidR="0090223A" w:rsidP="0090223A" w:rsidRDefault="0090223A" w14:paraId="05B1C705" w14:textId="77777777">
      <w:pPr>
        <w:pStyle w:val="ListParagraph"/>
        <w:spacing w:after="0"/>
        <w:ind w:left="360"/>
        <w:rPr>
          <w:rFonts w:ascii="Times New Roman" w:hAnsi="Times New Roman" w:cs="Times New Roman"/>
          <w:sz w:val="24"/>
          <w:szCs w:val="24"/>
        </w:rPr>
      </w:pPr>
      <w:r w:rsidRPr="00E31C70">
        <w:rPr>
          <w:rFonts w:ascii="Times New Roman" w:hAnsi="Times New Roman" w:cs="Times New Roman"/>
          <w:sz w:val="24"/>
          <w:szCs w:val="24"/>
        </w:rPr>
        <w:t>To create an alias, use the alias command followed by the name of the alias and the command it represents.</w:t>
      </w:r>
    </w:p>
    <w:p w:rsidR="0090223A" w:rsidP="0090223A" w:rsidRDefault="0090223A" w14:paraId="102CC244" w14:textId="77777777">
      <w:pPr>
        <w:pStyle w:val="ListParagraph"/>
        <w:spacing w:after="0"/>
        <w:ind w:left="360"/>
        <w:rPr>
          <w:rFonts w:ascii="Times New Roman" w:hAnsi="Times New Roman" w:cs="Times New Roman"/>
          <w:b/>
          <w:bCs/>
          <w:sz w:val="24"/>
          <w:szCs w:val="24"/>
        </w:rPr>
      </w:pPr>
      <w:r w:rsidRPr="00E31C70">
        <w:rPr>
          <w:rFonts w:ascii="Times New Roman" w:hAnsi="Times New Roman" w:cs="Times New Roman"/>
          <w:b/>
          <w:bCs/>
          <w:sz w:val="24"/>
          <w:szCs w:val="24"/>
        </w:rPr>
        <w:t>Basic Syntax</w:t>
      </w:r>
      <w:r>
        <w:rPr>
          <w:rFonts w:ascii="Times New Roman" w:hAnsi="Times New Roman" w:cs="Times New Roman"/>
          <w:b/>
          <w:bCs/>
          <w:sz w:val="24"/>
          <w:szCs w:val="24"/>
        </w:rPr>
        <w:t xml:space="preserve">: </w:t>
      </w:r>
      <w:r w:rsidRPr="00E31C70">
        <w:rPr>
          <w:rFonts w:ascii="Times New Roman" w:hAnsi="Times New Roman" w:cs="Times New Roman"/>
          <w:sz w:val="24"/>
          <w:szCs w:val="24"/>
        </w:rPr>
        <w:t xml:space="preserve">alias </w:t>
      </w:r>
      <w:proofErr w:type="spellStart"/>
      <w:r w:rsidRPr="00E31C70">
        <w:rPr>
          <w:rFonts w:ascii="Times New Roman" w:hAnsi="Times New Roman" w:cs="Times New Roman"/>
          <w:sz w:val="24"/>
          <w:szCs w:val="24"/>
        </w:rPr>
        <w:t>alias_name</w:t>
      </w:r>
      <w:proofErr w:type="spellEnd"/>
      <w:r w:rsidRPr="00E31C70">
        <w:rPr>
          <w:rFonts w:ascii="Times New Roman" w:hAnsi="Times New Roman" w:cs="Times New Roman"/>
          <w:sz w:val="24"/>
          <w:szCs w:val="24"/>
        </w:rPr>
        <w:t>='command'</w:t>
      </w:r>
    </w:p>
    <w:p w:rsidR="0090223A" w:rsidP="0090223A" w:rsidRDefault="0090223A" w14:paraId="20256E11" w14:textId="77777777">
      <w:pPr>
        <w:pStyle w:val="ListParagraph"/>
        <w:spacing w:after="0"/>
        <w:ind w:left="360"/>
        <w:rPr>
          <w:rFonts w:ascii="Times New Roman" w:hAnsi="Times New Roman" w:cs="Times New Roman"/>
          <w:sz w:val="24"/>
          <w:szCs w:val="24"/>
        </w:rPr>
      </w:pPr>
      <w:r>
        <w:rPr>
          <w:rFonts w:ascii="Times New Roman" w:hAnsi="Times New Roman" w:cs="Times New Roman"/>
          <w:b/>
          <w:bCs/>
          <w:sz w:val="24"/>
          <w:szCs w:val="24"/>
        </w:rPr>
        <w:t xml:space="preserve">Example: </w:t>
      </w:r>
      <w:r w:rsidRPr="00E31C70">
        <w:rPr>
          <w:rFonts w:ascii="Times New Roman" w:hAnsi="Times New Roman" w:cs="Times New Roman"/>
          <w:sz w:val="24"/>
          <w:szCs w:val="24"/>
        </w:rPr>
        <w:t>Creating a shortcut for ls -la:</w:t>
      </w:r>
      <w:r>
        <w:rPr>
          <w:rFonts w:ascii="Times New Roman" w:hAnsi="Times New Roman" w:cs="Times New Roman"/>
          <w:b/>
          <w:bCs/>
          <w:sz w:val="24"/>
          <w:szCs w:val="24"/>
        </w:rPr>
        <w:t xml:space="preserve">  </w:t>
      </w:r>
      <w:r w:rsidRPr="00E31C70">
        <w:rPr>
          <w:rFonts w:ascii="Times New Roman" w:hAnsi="Times New Roman" w:cs="Times New Roman"/>
          <w:sz w:val="24"/>
          <w:szCs w:val="24"/>
        </w:rPr>
        <w:t xml:space="preserve">alias </w:t>
      </w:r>
      <w:proofErr w:type="spellStart"/>
      <w:r w:rsidRPr="00E31C70">
        <w:rPr>
          <w:rFonts w:ascii="Times New Roman" w:hAnsi="Times New Roman" w:cs="Times New Roman"/>
          <w:sz w:val="24"/>
          <w:szCs w:val="24"/>
        </w:rPr>
        <w:t>ll</w:t>
      </w:r>
      <w:proofErr w:type="spellEnd"/>
      <w:r w:rsidRPr="00E31C70">
        <w:rPr>
          <w:rFonts w:ascii="Times New Roman" w:hAnsi="Times New Roman" w:cs="Times New Roman"/>
          <w:sz w:val="24"/>
          <w:szCs w:val="24"/>
        </w:rPr>
        <w:t>='ls -la'</w:t>
      </w:r>
    </w:p>
    <w:p w:rsidR="0090223A" w:rsidP="0090223A" w:rsidRDefault="0090223A" w14:paraId="56FC40F7" w14:textId="77777777">
      <w:pPr>
        <w:pStyle w:val="ListParagraph"/>
        <w:spacing w:after="0"/>
        <w:ind w:left="360"/>
        <w:rPr>
          <w:rFonts w:ascii="Times New Roman" w:hAnsi="Times New Roman" w:cs="Times New Roman"/>
          <w:sz w:val="24"/>
          <w:szCs w:val="24"/>
        </w:rPr>
      </w:pPr>
    </w:p>
    <w:p w:rsidRPr="00A27C64" w:rsidR="0090223A" w:rsidP="003F1569" w:rsidRDefault="0090223A" w14:paraId="265525D0" w14:textId="77777777">
      <w:pPr>
        <w:pStyle w:val="ListParagraph"/>
        <w:numPr>
          <w:ilvl w:val="0"/>
          <w:numId w:val="76"/>
        </w:numPr>
        <w:spacing w:after="0"/>
        <w:rPr>
          <w:rFonts w:ascii="Times New Roman" w:hAnsi="Times New Roman" w:cs="Times New Roman"/>
          <w:b/>
          <w:bCs/>
          <w:sz w:val="24"/>
          <w:szCs w:val="24"/>
        </w:rPr>
      </w:pPr>
      <w:r w:rsidRPr="00A27C64">
        <w:rPr>
          <w:rFonts w:ascii="Times New Roman" w:hAnsi="Times New Roman" w:cs="Times New Roman"/>
          <w:b/>
          <w:bCs/>
          <w:sz w:val="24"/>
          <w:szCs w:val="24"/>
        </w:rPr>
        <w:t>Environment variable</w:t>
      </w:r>
    </w:p>
    <w:p w:rsidR="0090223A" w:rsidP="0090223A" w:rsidRDefault="0090223A" w14:paraId="2B986D7D" w14:textId="77777777">
      <w:pPr>
        <w:pStyle w:val="ListParagraph"/>
        <w:spacing w:after="0"/>
        <w:ind w:left="360"/>
        <w:rPr>
          <w:rFonts w:ascii="Times New Roman" w:hAnsi="Times New Roman" w:cs="Times New Roman"/>
          <w:sz w:val="24"/>
          <w:szCs w:val="24"/>
        </w:rPr>
      </w:pPr>
      <w:r w:rsidRPr="00634C9C">
        <w:rPr>
          <w:rFonts w:ascii="Times New Roman" w:hAnsi="Times New Roman" w:cs="Times New Roman"/>
          <w:sz w:val="24"/>
          <w:szCs w:val="24"/>
        </w:rPr>
        <w:t xml:space="preserve">Environment variables in Linux are key-value pairs that are used to configure the </w:t>
      </w:r>
      <w:proofErr w:type="spellStart"/>
      <w:r w:rsidRPr="00634C9C">
        <w:rPr>
          <w:rFonts w:ascii="Times New Roman" w:hAnsi="Times New Roman" w:cs="Times New Roman"/>
          <w:sz w:val="24"/>
          <w:szCs w:val="24"/>
        </w:rPr>
        <w:t>behavior</w:t>
      </w:r>
      <w:proofErr w:type="spellEnd"/>
      <w:r w:rsidRPr="00634C9C">
        <w:rPr>
          <w:rFonts w:ascii="Times New Roman" w:hAnsi="Times New Roman" w:cs="Times New Roman"/>
          <w:sz w:val="24"/>
          <w:szCs w:val="24"/>
        </w:rPr>
        <w:t xml:space="preserve"> of the</w:t>
      </w:r>
      <w:r>
        <w:rPr>
          <w:rFonts w:ascii="Times New Roman" w:hAnsi="Times New Roman" w:cs="Times New Roman"/>
          <w:sz w:val="24"/>
          <w:szCs w:val="24"/>
        </w:rPr>
        <w:t xml:space="preserve"> </w:t>
      </w:r>
      <w:r w:rsidRPr="00634C9C">
        <w:rPr>
          <w:rFonts w:ascii="Times New Roman" w:hAnsi="Times New Roman" w:cs="Times New Roman"/>
          <w:sz w:val="24"/>
          <w:szCs w:val="24"/>
        </w:rPr>
        <w:t>system and applications.</w:t>
      </w:r>
      <w:r>
        <w:rPr>
          <w:rFonts w:ascii="Times New Roman" w:hAnsi="Times New Roman" w:cs="Times New Roman"/>
          <w:sz w:val="24"/>
          <w:szCs w:val="24"/>
        </w:rPr>
        <w:t xml:space="preserve"> SYNTAX: </w:t>
      </w:r>
      <w:proofErr w:type="spellStart"/>
      <w:r>
        <w:rPr>
          <w:rFonts w:ascii="Times New Roman" w:hAnsi="Times New Roman" w:cs="Times New Roman"/>
          <w:sz w:val="24"/>
          <w:szCs w:val="24"/>
        </w:rPr>
        <w:t>printenv</w:t>
      </w:r>
      <w:proofErr w:type="spellEnd"/>
    </w:p>
    <w:p w:rsidRPr="00634C9C" w:rsidR="0090223A" w:rsidP="0090223A" w:rsidRDefault="0090223A" w14:paraId="11AD0E7C" w14:textId="77777777">
      <w:pPr>
        <w:pStyle w:val="ListParagraph"/>
        <w:spacing w:after="0"/>
        <w:ind w:left="360"/>
        <w:rPr>
          <w:rFonts w:ascii="Times New Roman" w:hAnsi="Times New Roman" w:cs="Times New Roman"/>
          <w:b/>
          <w:bCs/>
          <w:sz w:val="24"/>
          <w:szCs w:val="24"/>
        </w:rPr>
      </w:pPr>
      <w:r w:rsidRPr="00634C9C">
        <w:rPr>
          <w:rFonts w:ascii="Times New Roman" w:hAnsi="Times New Roman" w:cs="Times New Roman"/>
          <w:b/>
          <w:bCs/>
          <w:sz w:val="24"/>
          <w:szCs w:val="24"/>
        </w:rPr>
        <w:t>Common Environment Variables</w:t>
      </w:r>
    </w:p>
    <w:p w:rsidRPr="00634C9C" w:rsidR="0090223A" w:rsidP="003F1569" w:rsidRDefault="0090223A" w14:paraId="371155C2"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HOME</w:t>
      </w:r>
      <w:r w:rsidRPr="00634C9C">
        <w:rPr>
          <w:rFonts w:ascii="Times New Roman" w:hAnsi="Times New Roman" w:cs="Times New Roman"/>
          <w:sz w:val="24"/>
          <w:szCs w:val="24"/>
        </w:rPr>
        <w:t>: The home directory of the current user.</w:t>
      </w:r>
    </w:p>
    <w:p w:rsidRPr="00634C9C" w:rsidR="0090223A" w:rsidP="003F1569" w:rsidRDefault="0090223A" w14:paraId="2F13BB7C"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USER</w:t>
      </w:r>
      <w:r w:rsidRPr="00634C9C">
        <w:rPr>
          <w:rFonts w:ascii="Times New Roman" w:hAnsi="Times New Roman" w:cs="Times New Roman"/>
          <w:sz w:val="24"/>
          <w:szCs w:val="24"/>
        </w:rPr>
        <w:t>: The name of the current user.</w:t>
      </w:r>
    </w:p>
    <w:p w:rsidRPr="00634C9C" w:rsidR="0090223A" w:rsidP="003F1569" w:rsidRDefault="0090223A" w14:paraId="230C4CE1"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PATH</w:t>
      </w:r>
      <w:r w:rsidRPr="00634C9C">
        <w:rPr>
          <w:rFonts w:ascii="Times New Roman" w:hAnsi="Times New Roman" w:cs="Times New Roman"/>
          <w:sz w:val="24"/>
          <w:szCs w:val="24"/>
        </w:rPr>
        <w:t>: A colon-separated list of directories that the shell searches for executable files.</w:t>
      </w:r>
    </w:p>
    <w:p w:rsidRPr="00634C9C" w:rsidR="0090223A" w:rsidP="003F1569" w:rsidRDefault="0090223A" w14:paraId="29EE1C7F"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SHELL</w:t>
      </w:r>
      <w:r w:rsidRPr="00634C9C">
        <w:rPr>
          <w:rFonts w:ascii="Times New Roman" w:hAnsi="Times New Roman" w:cs="Times New Roman"/>
          <w:sz w:val="24"/>
          <w:szCs w:val="24"/>
        </w:rPr>
        <w:t>: The path to the current user's shell.</w:t>
      </w:r>
    </w:p>
    <w:p w:rsidRPr="00634C9C" w:rsidR="0090223A" w:rsidP="003F1569" w:rsidRDefault="0090223A" w14:paraId="2EC7F5ED"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LANG</w:t>
      </w:r>
      <w:r w:rsidRPr="00634C9C">
        <w:rPr>
          <w:rFonts w:ascii="Times New Roman" w:hAnsi="Times New Roman" w:cs="Times New Roman"/>
          <w:sz w:val="24"/>
          <w:szCs w:val="24"/>
        </w:rPr>
        <w:t>: The current locale setting, which determines the language and character encoding.</w:t>
      </w:r>
    </w:p>
    <w:p w:rsidRPr="00634C9C" w:rsidR="0090223A" w:rsidP="003F1569" w:rsidRDefault="0090223A" w14:paraId="48324B01"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PWD</w:t>
      </w:r>
      <w:r w:rsidRPr="00634C9C">
        <w:rPr>
          <w:rFonts w:ascii="Times New Roman" w:hAnsi="Times New Roman" w:cs="Times New Roman"/>
          <w:sz w:val="24"/>
          <w:szCs w:val="24"/>
        </w:rPr>
        <w:t>: The current working directory.</w:t>
      </w:r>
    </w:p>
    <w:p w:rsidRPr="00634C9C" w:rsidR="0090223A" w:rsidP="003F1569" w:rsidRDefault="0090223A" w14:paraId="4C745142"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EDITOR</w:t>
      </w:r>
      <w:r w:rsidRPr="00634C9C">
        <w:rPr>
          <w:rFonts w:ascii="Times New Roman" w:hAnsi="Times New Roman" w:cs="Times New Roman"/>
          <w:sz w:val="24"/>
          <w:szCs w:val="24"/>
        </w:rPr>
        <w:t>: The default text editor.</w:t>
      </w:r>
    </w:p>
    <w:p w:rsidRPr="00634C9C" w:rsidR="0090223A" w:rsidP="003F1569" w:rsidRDefault="0090223A" w14:paraId="255E4066" w14:textId="77777777">
      <w:pPr>
        <w:pStyle w:val="ListParagraph"/>
        <w:numPr>
          <w:ilvl w:val="0"/>
          <w:numId w:val="53"/>
        </w:numPr>
        <w:spacing w:after="0"/>
        <w:rPr>
          <w:rFonts w:ascii="Times New Roman" w:hAnsi="Times New Roman" w:cs="Times New Roman"/>
          <w:sz w:val="24"/>
          <w:szCs w:val="24"/>
        </w:rPr>
      </w:pPr>
      <w:r w:rsidRPr="00634C9C">
        <w:rPr>
          <w:rFonts w:ascii="Times New Roman" w:hAnsi="Times New Roman" w:cs="Times New Roman"/>
          <w:b/>
          <w:bCs/>
          <w:sz w:val="24"/>
          <w:szCs w:val="24"/>
        </w:rPr>
        <w:t>TERM</w:t>
      </w:r>
      <w:r w:rsidRPr="00634C9C">
        <w:rPr>
          <w:rFonts w:ascii="Times New Roman" w:hAnsi="Times New Roman" w:cs="Times New Roman"/>
          <w:sz w:val="24"/>
          <w:szCs w:val="24"/>
        </w:rPr>
        <w:t>: The type of terminal to emulate when running the shell.</w:t>
      </w:r>
    </w:p>
    <w:p w:rsidRPr="00E31C70" w:rsidR="00F947CB" w:rsidP="0090223A" w:rsidRDefault="00F947CB" w14:paraId="160321AD" w14:textId="77777777">
      <w:pPr>
        <w:pStyle w:val="ListParagraph"/>
        <w:spacing w:after="0"/>
        <w:ind w:left="360"/>
        <w:rPr>
          <w:rFonts w:ascii="Times New Roman" w:hAnsi="Times New Roman" w:cs="Times New Roman"/>
          <w:sz w:val="24"/>
          <w:szCs w:val="24"/>
        </w:rPr>
      </w:pPr>
    </w:p>
    <w:p w:rsidR="0090223A" w:rsidP="003F1569" w:rsidRDefault="0090223A" w14:paraId="4886987B" w14:textId="77777777">
      <w:pPr>
        <w:pStyle w:val="ListParagraph"/>
        <w:numPr>
          <w:ilvl w:val="0"/>
          <w:numId w:val="76"/>
        </w:numPr>
        <w:spacing w:after="0"/>
        <w:rPr>
          <w:rFonts w:ascii="Times New Roman" w:hAnsi="Times New Roman" w:cs="Times New Roman"/>
          <w:b/>
          <w:bCs/>
          <w:sz w:val="24"/>
          <w:szCs w:val="24"/>
        </w:rPr>
      </w:pPr>
      <w:r w:rsidRPr="00A27C64">
        <w:rPr>
          <w:rFonts w:ascii="Times New Roman" w:hAnsi="Times New Roman" w:cs="Times New Roman"/>
          <w:b/>
          <w:bCs/>
          <w:sz w:val="24"/>
          <w:szCs w:val="24"/>
        </w:rPr>
        <w:t>Processes and job control</w:t>
      </w:r>
    </w:p>
    <w:p w:rsidR="0090223A" w:rsidP="0090223A" w:rsidRDefault="0090223A" w14:paraId="6E949414" w14:textId="77777777">
      <w:pPr>
        <w:pStyle w:val="ListParagraph"/>
        <w:spacing w:after="0"/>
        <w:ind w:left="360"/>
        <w:rPr>
          <w:rFonts w:ascii="Times New Roman" w:hAnsi="Times New Roman" w:cs="Times New Roman"/>
          <w:sz w:val="24"/>
          <w:szCs w:val="24"/>
        </w:rPr>
      </w:pPr>
      <w:r w:rsidRPr="00A27C64">
        <w:rPr>
          <w:rFonts w:ascii="Times New Roman" w:hAnsi="Times New Roman" w:cs="Times New Roman"/>
          <w:sz w:val="24"/>
          <w:szCs w:val="24"/>
        </w:rPr>
        <w:t>In Linux, managing processes and job control is essential for efficiently handling tasks and maintaining system performance</w:t>
      </w:r>
    </w:p>
    <w:p w:rsidR="0090223A" w:rsidP="0090223A" w:rsidRDefault="0090223A" w14:paraId="5501A499" w14:textId="77777777">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Process: </w:t>
      </w:r>
      <w:r w:rsidRPr="00A27C64">
        <w:rPr>
          <w:rFonts w:ascii="Times New Roman" w:hAnsi="Times New Roman" w:cs="Times New Roman"/>
          <w:sz w:val="24"/>
          <w:szCs w:val="24"/>
        </w:rPr>
        <w:t>A process is an instance of a running program. Each process in Linux is assigned a unique Process ID (PID). Processes can be in various states such as running, sleeping, stopped, or zombie.</w:t>
      </w:r>
      <w:r>
        <w:rPr>
          <w:rFonts w:ascii="Times New Roman" w:hAnsi="Times New Roman" w:cs="Times New Roman"/>
          <w:sz w:val="24"/>
          <w:szCs w:val="24"/>
        </w:rPr>
        <w:t xml:space="preserve"> </w:t>
      </w:r>
      <w:proofErr w:type="spellStart"/>
      <w:r w:rsidRPr="00A27C64">
        <w:rPr>
          <w:rFonts w:ascii="Times New Roman" w:hAnsi="Times New Roman" w:cs="Times New Roman"/>
          <w:b/>
          <w:bCs/>
          <w:sz w:val="24"/>
          <w:szCs w:val="24"/>
        </w:rPr>
        <w:t>ps</w:t>
      </w:r>
      <w:proofErr w:type="spellEnd"/>
      <w:r w:rsidRPr="00A27C64">
        <w:rPr>
          <w:rFonts w:ascii="Times New Roman" w:hAnsi="Times New Roman" w:cs="Times New Roman"/>
          <w:sz w:val="24"/>
          <w:szCs w:val="24"/>
        </w:rPr>
        <w:t>: Display a snapshot of current processes.</w:t>
      </w:r>
    </w:p>
    <w:p w:rsidR="0090223A" w:rsidP="0090223A" w:rsidRDefault="0090223A" w14:paraId="3B1459A0" w14:textId="77777777">
      <w:pPr>
        <w:pStyle w:val="ListParagraph"/>
        <w:spacing w:after="0"/>
        <w:ind w:left="360"/>
        <w:rPr>
          <w:rFonts w:ascii="Times New Roman" w:hAnsi="Times New Roman" w:cs="Times New Roman"/>
          <w:sz w:val="24"/>
          <w:szCs w:val="24"/>
        </w:rPr>
      </w:pPr>
      <w:r w:rsidRPr="00A27C64">
        <w:rPr>
          <w:rFonts w:ascii="Times New Roman" w:hAnsi="Times New Roman" w:cs="Times New Roman"/>
          <w:sz w:val="24"/>
          <w:szCs w:val="24"/>
        </w:rPr>
        <w:t>Basic Process Management Commands</w:t>
      </w:r>
      <w:r>
        <w:rPr>
          <w:rFonts w:ascii="Times New Roman" w:hAnsi="Times New Roman" w:cs="Times New Roman"/>
          <w:sz w:val="24"/>
          <w:szCs w:val="24"/>
        </w:rPr>
        <w:t xml:space="preserve">: </w:t>
      </w:r>
    </w:p>
    <w:p w:rsidRPr="00A27C64" w:rsidR="0090223A" w:rsidP="0090223A" w:rsidRDefault="0090223A" w14:paraId="16BF1303" w14:textId="77777777">
      <w:pPr>
        <w:pStyle w:val="ListParagraph"/>
        <w:spacing w:after="0"/>
        <w:ind w:left="360"/>
        <w:rPr>
          <w:rFonts w:ascii="Times New Roman" w:hAnsi="Times New Roman" w:cs="Times New Roman"/>
          <w:sz w:val="24"/>
          <w:szCs w:val="24"/>
        </w:rPr>
      </w:pPr>
      <w:r w:rsidRPr="00F5197A">
        <w:rPr>
          <w:rFonts w:ascii="Times New Roman" w:hAnsi="Times New Roman" w:cs="Times New Roman"/>
          <w:b/>
          <w:bCs/>
          <w:sz w:val="24"/>
          <w:szCs w:val="24"/>
        </w:rPr>
        <w:t>kill</w:t>
      </w:r>
      <w:r w:rsidRPr="00F5197A">
        <w:rPr>
          <w:rFonts w:ascii="Times New Roman" w:hAnsi="Times New Roman" w:cs="Times New Roman"/>
          <w:sz w:val="24"/>
          <w:szCs w:val="24"/>
        </w:rPr>
        <w:t>: Send a signal to a process, usually to terminate it.</w:t>
      </w:r>
      <w:r>
        <w:rPr>
          <w:rFonts w:ascii="Times New Roman" w:hAnsi="Times New Roman" w:cs="Times New Roman"/>
          <w:sz w:val="24"/>
          <w:szCs w:val="24"/>
        </w:rPr>
        <w:t xml:space="preserve"> SYNTAX: </w:t>
      </w:r>
      <w:r w:rsidRPr="00F5197A">
        <w:rPr>
          <w:rFonts w:ascii="Times New Roman" w:hAnsi="Times New Roman" w:cs="Times New Roman"/>
          <w:sz w:val="24"/>
          <w:szCs w:val="24"/>
        </w:rPr>
        <w:t>kill PID</w:t>
      </w:r>
    </w:p>
    <w:p w:rsidR="0090223A" w:rsidP="0090223A" w:rsidRDefault="0090223A" w14:paraId="3B49234C" w14:textId="77777777">
      <w:pPr>
        <w:spacing w:after="0"/>
        <w:rPr>
          <w:rFonts w:ascii="Times New Roman" w:hAnsi="Times New Roman" w:cs="Times New Roman"/>
          <w:b/>
          <w:bCs/>
          <w:sz w:val="24"/>
          <w:szCs w:val="24"/>
        </w:rPr>
      </w:pPr>
    </w:p>
    <w:p w:rsidRPr="00F5197A" w:rsidR="0090223A" w:rsidP="0090223A" w:rsidRDefault="0090223A" w14:paraId="7FDBDFD7" w14:textId="77777777">
      <w:pPr>
        <w:spacing w:after="0"/>
        <w:rPr>
          <w:rFonts w:ascii="Times New Roman" w:hAnsi="Times New Roman" w:cs="Times New Roman"/>
          <w:b/>
          <w:bCs/>
          <w:sz w:val="24"/>
          <w:szCs w:val="24"/>
        </w:rPr>
      </w:pPr>
      <w:r w:rsidRPr="00F5197A">
        <w:rPr>
          <w:rFonts w:ascii="Times New Roman" w:hAnsi="Times New Roman" w:cs="Times New Roman"/>
          <w:b/>
          <w:bCs/>
          <w:sz w:val="24"/>
          <w:szCs w:val="24"/>
        </w:rPr>
        <w:t>Job Control</w:t>
      </w:r>
    </w:p>
    <w:p w:rsidRPr="00F5197A" w:rsidR="0090223A" w:rsidP="0090223A" w:rsidRDefault="0090223A" w14:paraId="31273504" w14:textId="77777777">
      <w:pPr>
        <w:spacing w:after="0"/>
        <w:rPr>
          <w:rFonts w:ascii="Times New Roman" w:hAnsi="Times New Roman" w:cs="Times New Roman"/>
          <w:sz w:val="24"/>
          <w:szCs w:val="24"/>
        </w:rPr>
      </w:pPr>
      <w:r w:rsidRPr="00F5197A">
        <w:rPr>
          <w:rFonts w:ascii="Times New Roman" w:hAnsi="Times New Roman" w:cs="Times New Roman"/>
          <w:sz w:val="24"/>
          <w:szCs w:val="24"/>
        </w:rPr>
        <w:t>Job control allows you to manage multiple tasks within a single shell session. Jobs can be paused, backgrounded, or foregrounded.</w:t>
      </w:r>
    </w:p>
    <w:p w:rsidRPr="00F5197A" w:rsidR="0090223A" w:rsidP="0090223A" w:rsidRDefault="0090223A" w14:paraId="4829A24F" w14:textId="77777777">
      <w:pPr>
        <w:spacing w:after="0"/>
        <w:rPr>
          <w:rFonts w:ascii="Times New Roman" w:hAnsi="Times New Roman" w:cs="Times New Roman"/>
          <w:b/>
          <w:bCs/>
          <w:sz w:val="24"/>
          <w:szCs w:val="24"/>
        </w:rPr>
      </w:pPr>
      <w:r w:rsidRPr="00F5197A">
        <w:rPr>
          <w:rFonts w:ascii="Times New Roman" w:hAnsi="Times New Roman" w:cs="Times New Roman"/>
          <w:b/>
          <w:bCs/>
          <w:sz w:val="24"/>
          <w:szCs w:val="24"/>
        </w:rPr>
        <w:t>Basic Job Control Commands</w:t>
      </w:r>
    </w:p>
    <w:p w:rsidR="0090223A" w:rsidP="003F1569" w:rsidRDefault="0090223A" w14:paraId="004491F6" w14:textId="77777777">
      <w:pPr>
        <w:numPr>
          <w:ilvl w:val="0"/>
          <w:numId w:val="54"/>
        </w:numPr>
        <w:spacing w:after="0"/>
        <w:rPr>
          <w:rFonts w:ascii="Times New Roman" w:hAnsi="Times New Roman" w:cs="Times New Roman"/>
          <w:sz w:val="24"/>
          <w:szCs w:val="24"/>
        </w:rPr>
      </w:pPr>
      <w:r w:rsidRPr="00F5197A">
        <w:rPr>
          <w:rFonts w:ascii="Times New Roman" w:hAnsi="Times New Roman" w:cs="Times New Roman"/>
          <w:b/>
          <w:bCs/>
          <w:sz w:val="24"/>
          <w:szCs w:val="24"/>
        </w:rPr>
        <w:t xml:space="preserve">&amp;: </w:t>
      </w:r>
      <w:r w:rsidRPr="00F5197A">
        <w:rPr>
          <w:rFonts w:ascii="Times New Roman" w:hAnsi="Times New Roman" w:cs="Times New Roman"/>
          <w:sz w:val="24"/>
          <w:szCs w:val="24"/>
        </w:rPr>
        <w:t>Run a command in the background.</w:t>
      </w:r>
    </w:p>
    <w:p w:rsidR="0090223A" w:rsidP="003F1569" w:rsidRDefault="0090223A" w14:paraId="61A03500" w14:textId="77777777">
      <w:pPr>
        <w:numPr>
          <w:ilvl w:val="0"/>
          <w:numId w:val="54"/>
        </w:numPr>
        <w:spacing w:after="0"/>
        <w:rPr>
          <w:rFonts w:ascii="Times New Roman" w:hAnsi="Times New Roman" w:cs="Times New Roman"/>
          <w:sz w:val="24"/>
          <w:szCs w:val="24"/>
        </w:rPr>
      </w:pPr>
      <w:r>
        <w:rPr>
          <w:rFonts w:ascii="Times New Roman" w:hAnsi="Times New Roman" w:cs="Times New Roman"/>
          <w:b/>
          <w:bCs/>
          <w:sz w:val="24"/>
          <w:szCs w:val="24"/>
        </w:rPr>
        <w:t>j</w:t>
      </w:r>
      <w:r w:rsidRPr="00F5197A">
        <w:rPr>
          <w:rFonts w:ascii="Times New Roman" w:hAnsi="Times New Roman" w:cs="Times New Roman"/>
          <w:b/>
          <w:bCs/>
          <w:sz w:val="24"/>
          <w:szCs w:val="24"/>
        </w:rPr>
        <w:t>obs</w:t>
      </w:r>
      <w:r w:rsidRPr="00F5197A">
        <w:rPr>
          <w:rFonts w:ascii="Times New Roman" w:hAnsi="Times New Roman" w:cs="Times New Roman"/>
          <w:sz w:val="24"/>
          <w:szCs w:val="24"/>
        </w:rPr>
        <w:t>: List active jobs.</w:t>
      </w:r>
    </w:p>
    <w:p w:rsidR="0090223A" w:rsidP="003F1569" w:rsidRDefault="0090223A" w14:paraId="5A1E2867" w14:textId="77777777">
      <w:pPr>
        <w:numPr>
          <w:ilvl w:val="0"/>
          <w:numId w:val="54"/>
        </w:numPr>
        <w:spacing w:after="0"/>
        <w:rPr>
          <w:rFonts w:ascii="Times New Roman" w:hAnsi="Times New Roman" w:cs="Times New Roman"/>
          <w:sz w:val="24"/>
          <w:szCs w:val="24"/>
        </w:rPr>
      </w:pPr>
      <w:proofErr w:type="spellStart"/>
      <w:r w:rsidRPr="00F5197A">
        <w:rPr>
          <w:rFonts w:ascii="Times New Roman" w:hAnsi="Times New Roman" w:cs="Times New Roman"/>
          <w:b/>
          <w:bCs/>
          <w:sz w:val="24"/>
          <w:szCs w:val="24"/>
        </w:rPr>
        <w:t>fg</w:t>
      </w:r>
      <w:proofErr w:type="spellEnd"/>
      <w:r w:rsidRPr="00F5197A">
        <w:rPr>
          <w:rFonts w:ascii="Times New Roman" w:hAnsi="Times New Roman" w:cs="Times New Roman"/>
          <w:sz w:val="24"/>
          <w:szCs w:val="24"/>
        </w:rPr>
        <w:t>: Bring a background job to the foreground.</w:t>
      </w:r>
    </w:p>
    <w:p w:rsidR="0090223A" w:rsidP="003F1569" w:rsidRDefault="0090223A" w14:paraId="5200D2C1" w14:textId="77777777">
      <w:pPr>
        <w:numPr>
          <w:ilvl w:val="0"/>
          <w:numId w:val="54"/>
        </w:numPr>
        <w:spacing w:after="0"/>
        <w:rPr>
          <w:rFonts w:ascii="Times New Roman" w:hAnsi="Times New Roman" w:cs="Times New Roman"/>
          <w:sz w:val="24"/>
          <w:szCs w:val="24"/>
        </w:rPr>
      </w:pPr>
      <w:proofErr w:type="spellStart"/>
      <w:r w:rsidRPr="00F5197A">
        <w:rPr>
          <w:rFonts w:ascii="Times New Roman" w:hAnsi="Times New Roman" w:cs="Times New Roman"/>
          <w:b/>
          <w:bCs/>
          <w:sz w:val="24"/>
          <w:szCs w:val="24"/>
        </w:rPr>
        <w:t>bg</w:t>
      </w:r>
      <w:proofErr w:type="spellEnd"/>
      <w:r w:rsidRPr="00F5197A">
        <w:rPr>
          <w:rFonts w:ascii="Times New Roman" w:hAnsi="Times New Roman" w:cs="Times New Roman"/>
          <w:sz w:val="24"/>
          <w:szCs w:val="24"/>
        </w:rPr>
        <w:t>: Resume a stopped job in the background.</w:t>
      </w:r>
    </w:p>
    <w:p w:rsidRPr="00F5197A" w:rsidR="0090223A" w:rsidP="003F1569" w:rsidRDefault="0090223A" w14:paraId="04A22011" w14:textId="77777777">
      <w:pPr>
        <w:numPr>
          <w:ilvl w:val="0"/>
          <w:numId w:val="54"/>
        </w:numPr>
        <w:spacing w:after="0"/>
        <w:rPr>
          <w:rFonts w:ascii="Times New Roman" w:hAnsi="Times New Roman" w:cs="Times New Roman"/>
          <w:sz w:val="24"/>
          <w:szCs w:val="24"/>
        </w:rPr>
      </w:pPr>
      <w:proofErr w:type="spellStart"/>
      <w:r w:rsidRPr="00F5197A">
        <w:rPr>
          <w:rFonts w:ascii="Times New Roman" w:hAnsi="Times New Roman" w:cs="Times New Roman"/>
          <w:b/>
          <w:bCs/>
          <w:sz w:val="24"/>
          <w:szCs w:val="24"/>
        </w:rPr>
        <w:t>Ctrl+Z</w:t>
      </w:r>
      <w:proofErr w:type="spellEnd"/>
      <w:r w:rsidRPr="00F5197A">
        <w:rPr>
          <w:rFonts w:ascii="Times New Roman" w:hAnsi="Times New Roman" w:cs="Times New Roman"/>
          <w:sz w:val="24"/>
          <w:szCs w:val="24"/>
        </w:rPr>
        <w:t>: Suspend the currently foregrounded job.</w:t>
      </w:r>
    </w:p>
    <w:p w:rsidRPr="00245566" w:rsidR="0090223A" w:rsidP="0090223A" w:rsidRDefault="0090223A" w14:paraId="5AB4D982" w14:textId="77777777">
      <w:pPr>
        <w:spacing w:after="0"/>
        <w:rPr>
          <w:rFonts w:ascii="Times New Roman" w:hAnsi="Times New Roman" w:cs="Times New Roman"/>
          <w:b/>
          <w:bCs/>
          <w:sz w:val="24"/>
          <w:szCs w:val="24"/>
        </w:rPr>
      </w:pPr>
    </w:p>
    <w:p w:rsidRPr="00245566" w:rsidR="0090223A" w:rsidP="0090223A" w:rsidRDefault="0090223A" w14:paraId="670925F1" w14:textId="77777777">
      <w:pPr>
        <w:spacing w:after="0"/>
        <w:rPr>
          <w:rFonts w:ascii="Times New Roman" w:hAnsi="Times New Roman" w:cs="Times New Roman"/>
          <w:sz w:val="24"/>
          <w:szCs w:val="24"/>
        </w:rPr>
      </w:pPr>
    </w:p>
    <w:p w:rsidRPr="003A3430" w:rsidR="003D025B" w:rsidP="003F1569" w:rsidRDefault="00452287" w14:paraId="7D33DA79" w14:textId="32B8CF89">
      <w:pPr>
        <w:pStyle w:val="NormalWeb"/>
        <w:numPr>
          <w:ilvl w:val="0"/>
          <w:numId w:val="76"/>
        </w:numPr>
        <w:shd w:val="clear" w:color="auto" w:fill="FFFFFF"/>
        <w:spacing w:before="0" w:beforeAutospacing="0" w:after="150" w:afterAutospacing="0"/>
        <w:textAlignment w:val="baseline"/>
        <w:rPr>
          <w:b/>
          <w:bCs/>
          <w:color w:val="273239"/>
          <w:spacing w:val="2"/>
        </w:rPr>
      </w:pPr>
      <w:r w:rsidRPr="003A3430">
        <w:rPr>
          <w:b/>
          <w:bCs/>
          <w:color w:val="273239"/>
          <w:spacing w:val="2"/>
        </w:rPr>
        <w:t>Scheduling Repeated Jobs with Cron</w:t>
      </w:r>
    </w:p>
    <w:p w:rsidRPr="0016249D" w:rsidR="0016249D" w:rsidP="006F17A6" w:rsidRDefault="0016249D" w14:paraId="0D0514DB" w14:textId="4003C19A">
      <w:pPr>
        <w:pStyle w:val="NormalWeb"/>
        <w:shd w:val="clear" w:color="auto" w:fill="FFFFFF"/>
        <w:ind w:left="360"/>
        <w:textAlignment w:val="baseline"/>
        <w:rPr>
          <w:color w:val="273239"/>
          <w:spacing w:val="2"/>
        </w:rPr>
      </w:pPr>
      <w:r w:rsidRPr="0016249D">
        <w:rPr>
          <w:color w:val="273239"/>
          <w:spacing w:val="2"/>
        </w:rPr>
        <w:t xml:space="preserve">Scheduling repeated jobs with </w:t>
      </w:r>
      <w:proofErr w:type="spellStart"/>
      <w:r w:rsidRPr="0016249D">
        <w:rPr>
          <w:color w:val="273239"/>
          <w:spacing w:val="2"/>
        </w:rPr>
        <w:t>cron</w:t>
      </w:r>
      <w:proofErr w:type="spellEnd"/>
      <w:r w:rsidRPr="0016249D">
        <w:rPr>
          <w:color w:val="273239"/>
          <w:spacing w:val="2"/>
        </w:rPr>
        <w:t xml:space="preserve"> is a common practice in Linux for automating tasks. The </w:t>
      </w:r>
      <w:proofErr w:type="spellStart"/>
      <w:r w:rsidRPr="0016249D">
        <w:rPr>
          <w:color w:val="273239"/>
          <w:spacing w:val="2"/>
        </w:rPr>
        <w:t>cron</w:t>
      </w:r>
      <w:proofErr w:type="spellEnd"/>
      <w:r w:rsidRPr="0016249D">
        <w:rPr>
          <w:color w:val="273239"/>
          <w:spacing w:val="2"/>
        </w:rPr>
        <w:t xml:space="preserve"> daemon runs scheduled tasks at specified times and intervals. Here's a guide on how to use </w:t>
      </w:r>
      <w:proofErr w:type="spellStart"/>
      <w:r w:rsidRPr="0016249D">
        <w:rPr>
          <w:color w:val="273239"/>
          <w:spacing w:val="2"/>
        </w:rPr>
        <w:t>cron</w:t>
      </w:r>
      <w:proofErr w:type="spellEnd"/>
      <w:r w:rsidRPr="0016249D">
        <w:rPr>
          <w:color w:val="273239"/>
          <w:spacing w:val="2"/>
        </w:rPr>
        <w:t xml:space="preserve"> for scheduling repeated jobs.</w:t>
      </w:r>
      <w:r w:rsidR="001D1BAE">
        <w:rPr>
          <w:color w:val="273239"/>
          <w:spacing w:val="2"/>
        </w:rPr>
        <w:t xml:space="preserve"> </w:t>
      </w:r>
      <w:proofErr w:type="spellStart"/>
      <w:r w:rsidRPr="0016249D">
        <w:rPr>
          <w:color w:val="273239"/>
          <w:spacing w:val="2"/>
        </w:rPr>
        <w:t>cron</w:t>
      </w:r>
      <w:proofErr w:type="spellEnd"/>
      <w:r w:rsidRPr="0016249D">
        <w:rPr>
          <w:color w:val="273239"/>
          <w:spacing w:val="2"/>
        </w:rPr>
        <w:t xml:space="preserve"> uses a configuration file called crontab to manage scheduled tasks. Each line in the crontab file represents a job and its schedule.</w:t>
      </w:r>
    </w:p>
    <w:p w:rsidRPr="0016249D" w:rsidR="0016249D" w:rsidP="0016249D" w:rsidRDefault="0016249D" w14:paraId="16FDE07D" w14:textId="77777777">
      <w:pPr>
        <w:pStyle w:val="NormalWeb"/>
        <w:shd w:val="clear" w:color="auto" w:fill="FFFFFF"/>
        <w:spacing w:after="150"/>
        <w:ind w:left="360"/>
        <w:textAlignment w:val="baseline"/>
        <w:rPr>
          <w:color w:val="273239"/>
          <w:spacing w:val="2"/>
        </w:rPr>
      </w:pPr>
      <w:r w:rsidRPr="0016249D">
        <w:rPr>
          <w:color w:val="273239"/>
          <w:spacing w:val="2"/>
        </w:rPr>
        <w:t>Crontab Syntax</w:t>
      </w:r>
    </w:p>
    <w:p w:rsidR="0016249D" w:rsidP="0016249D" w:rsidRDefault="0016249D" w14:paraId="5BFDCDB9" w14:textId="2499E777">
      <w:pPr>
        <w:pStyle w:val="NormalWeb"/>
        <w:shd w:val="clear" w:color="auto" w:fill="FFFFFF"/>
        <w:spacing w:before="0" w:beforeAutospacing="0" w:after="150" w:afterAutospacing="0"/>
        <w:ind w:left="360"/>
        <w:textAlignment w:val="baseline"/>
        <w:rPr>
          <w:color w:val="273239"/>
          <w:spacing w:val="2"/>
        </w:rPr>
      </w:pPr>
      <w:r w:rsidRPr="0016249D">
        <w:rPr>
          <w:color w:val="273239"/>
          <w:spacing w:val="2"/>
        </w:rPr>
        <w:t>A crontab entry consists of six fields:</w:t>
      </w:r>
    </w:p>
    <w:p w:rsidRPr="000B39EA" w:rsidR="000B39EA" w:rsidP="006F17A6" w:rsidRDefault="000B39EA" w14:paraId="1AD84F6F" w14:textId="6D92BA75">
      <w:pPr>
        <w:pStyle w:val="NormalWeb"/>
        <w:shd w:val="clear" w:color="auto" w:fill="FFFFFF"/>
        <w:ind w:left="360"/>
        <w:textAlignment w:val="baseline"/>
        <w:rPr>
          <w:color w:val="273239"/>
          <w:spacing w:val="2"/>
        </w:rPr>
      </w:pPr>
      <w:r w:rsidRPr="000B39EA">
        <w:rPr>
          <w:color w:val="273239"/>
          <w:spacing w:val="2"/>
        </w:rPr>
        <w:t xml:space="preserve">*     *     *     *     *  </w:t>
      </w:r>
      <w:r w:rsidR="00992342">
        <w:rPr>
          <w:color w:val="273239"/>
          <w:spacing w:val="2"/>
        </w:rPr>
        <w:t xml:space="preserve">   </w:t>
      </w:r>
      <w:proofErr w:type="spellStart"/>
      <w:r w:rsidRPr="000B39EA">
        <w:rPr>
          <w:color w:val="273239"/>
          <w:spacing w:val="2"/>
        </w:rPr>
        <w:t>command_to_be_executed</w:t>
      </w:r>
      <w:proofErr w:type="spellEnd"/>
    </w:p>
    <w:p w:rsidRPr="000B39EA" w:rsidR="000B39EA" w:rsidP="000B39EA" w:rsidRDefault="000B39EA" w14:paraId="776C17DC" w14:textId="77777777">
      <w:pPr>
        <w:pStyle w:val="NormalWeb"/>
        <w:shd w:val="clear" w:color="auto" w:fill="FFFFFF"/>
        <w:spacing w:after="150"/>
        <w:ind w:left="360"/>
        <w:textAlignment w:val="baseline"/>
        <w:rPr>
          <w:color w:val="273239"/>
          <w:spacing w:val="2"/>
        </w:rPr>
      </w:pPr>
      <w:r w:rsidRPr="000B39EA">
        <w:rPr>
          <w:color w:val="273239"/>
          <w:spacing w:val="2"/>
        </w:rPr>
        <w:t>-     -     -     -     -</w:t>
      </w:r>
    </w:p>
    <w:p w:rsidRPr="000B39EA" w:rsidR="000B39EA" w:rsidP="000B39EA" w:rsidRDefault="000B39EA" w14:paraId="08DC3827" w14:textId="77777777">
      <w:pPr>
        <w:pStyle w:val="NormalWeb"/>
        <w:shd w:val="clear" w:color="auto" w:fill="FFFFFF"/>
        <w:spacing w:after="150"/>
        <w:ind w:left="360"/>
        <w:textAlignment w:val="baseline"/>
        <w:rPr>
          <w:color w:val="273239"/>
          <w:spacing w:val="2"/>
        </w:rPr>
      </w:pPr>
      <w:r w:rsidRPr="000B39EA">
        <w:rPr>
          <w:color w:val="273239"/>
          <w:spacing w:val="2"/>
        </w:rPr>
        <w:t>|     |     |     |     |</w:t>
      </w:r>
    </w:p>
    <w:p w:rsidRPr="000B39EA" w:rsidR="000B39EA" w:rsidP="000B39EA" w:rsidRDefault="000B39EA" w14:paraId="0362F2EF" w14:textId="77777777">
      <w:pPr>
        <w:pStyle w:val="NormalWeb"/>
        <w:shd w:val="clear" w:color="auto" w:fill="FFFFFF"/>
        <w:spacing w:after="150"/>
        <w:ind w:left="360"/>
        <w:textAlignment w:val="baseline"/>
        <w:rPr>
          <w:color w:val="273239"/>
          <w:spacing w:val="2"/>
        </w:rPr>
      </w:pPr>
      <w:r w:rsidRPr="000B39EA">
        <w:rPr>
          <w:color w:val="273239"/>
          <w:spacing w:val="2"/>
        </w:rPr>
        <w:t>|     |     |     |     +----- day of the week (0 - 7) (Sunday=0 or 7)</w:t>
      </w:r>
    </w:p>
    <w:p w:rsidRPr="000B39EA" w:rsidR="000B39EA" w:rsidP="000B39EA" w:rsidRDefault="000B39EA" w14:paraId="060E683C" w14:textId="77777777">
      <w:pPr>
        <w:pStyle w:val="NormalWeb"/>
        <w:shd w:val="clear" w:color="auto" w:fill="FFFFFF"/>
        <w:spacing w:after="150"/>
        <w:ind w:left="360"/>
        <w:textAlignment w:val="baseline"/>
        <w:rPr>
          <w:color w:val="273239"/>
          <w:spacing w:val="2"/>
        </w:rPr>
      </w:pPr>
      <w:r w:rsidRPr="000B39EA">
        <w:rPr>
          <w:color w:val="273239"/>
          <w:spacing w:val="2"/>
        </w:rPr>
        <w:t>|     |     |     +------- month (1 - 12)</w:t>
      </w:r>
    </w:p>
    <w:p w:rsidRPr="000B39EA" w:rsidR="000B39EA" w:rsidP="000B39EA" w:rsidRDefault="000B39EA" w14:paraId="71C17C1E" w14:textId="77777777">
      <w:pPr>
        <w:pStyle w:val="NormalWeb"/>
        <w:shd w:val="clear" w:color="auto" w:fill="FFFFFF"/>
        <w:spacing w:after="150"/>
        <w:ind w:left="360"/>
        <w:textAlignment w:val="baseline"/>
        <w:rPr>
          <w:color w:val="273239"/>
          <w:spacing w:val="2"/>
        </w:rPr>
      </w:pPr>
      <w:r w:rsidRPr="000B39EA">
        <w:rPr>
          <w:color w:val="273239"/>
          <w:spacing w:val="2"/>
        </w:rPr>
        <w:t>|     |     +--------- day of the month (1 - 31)</w:t>
      </w:r>
    </w:p>
    <w:p w:rsidRPr="000B39EA" w:rsidR="000B39EA" w:rsidP="000B39EA" w:rsidRDefault="000B39EA" w14:paraId="26C37F30" w14:textId="77777777">
      <w:pPr>
        <w:pStyle w:val="NormalWeb"/>
        <w:shd w:val="clear" w:color="auto" w:fill="FFFFFF"/>
        <w:spacing w:after="150"/>
        <w:ind w:left="360"/>
        <w:textAlignment w:val="baseline"/>
        <w:rPr>
          <w:color w:val="273239"/>
          <w:spacing w:val="2"/>
        </w:rPr>
      </w:pPr>
      <w:r w:rsidRPr="000B39EA">
        <w:rPr>
          <w:color w:val="273239"/>
          <w:spacing w:val="2"/>
        </w:rPr>
        <w:t>|     +----------- hour (0 - 23)</w:t>
      </w:r>
    </w:p>
    <w:p w:rsidR="000B39EA" w:rsidP="000B39EA" w:rsidRDefault="000B39EA" w14:paraId="58258CA4" w14:textId="34F32AAE">
      <w:pPr>
        <w:pStyle w:val="NormalWeb"/>
        <w:shd w:val="clear" w:color="auto" w:fill="FFFFFF"/>
        <w:spacing w:before="0" w:beforeAutospacing="0" w:after="150" w:afterAutospacing="0"/>
        <w:ind w:left="360"/>
        <w:textAlignment w:val="baseline"/>
        <w:rPr>
          <w:color w:val="273239"/>
          <w:spacing w:val="2"/>
        </w:rPr>
      </w:pPr>
      <w:r w:rsidRPr="000B39EA">
        <w:rPr>
          <w:color w:val="273239"/>
          <w:spacing w:val="2"/>
        </w:rPr>
        <w:t>+------------- minute (0 - 59)</w:t>
      </w:r>
    </w:p>
    <w:p w:rsidR="00992342" w:rsidP="00992342" w:rsidRDefault="00992342" w14:paraId="1EC65BF3" w14:textId="03836B48">
      <w:pPr>
        <w:pStyle w:val="NormalWeb"/>
        <w:shd w:val="clear" w:color="auto" w:fill="FFFFFF"/>
        <w:spacing w:before="0" w:beforeAutospacing="0" w:after="150" w:afterAutospacing="0"/>
        <w:textAlignment w:val="baseline"/>
        <w:rPr>
          <w:color w:val="273239"/>
          <w:spacing w:val="2"/>
        </w:rPr>
      </w:pPr>
    </w:p>
    <w:p w:rsidRPr="00992342" w:rsidR="00992342" w:rsidP="006F17A6" w:rsidRDefault="00992342" w14:paraId="548427BA" w14:textId="77777777">
      <w:pPr>
        <w:pStyle w:val="NormalWeb"/>
        <w:shd w:val="clear" w:color="auto" w:fill="FFFFFF"/>
        <w:ind w:left="360"/>
        <w:textAlignment w:val="baseline"/>
        <w:rPr>
          <w:color w:val="273239"/>
          <w:spacing w:val="2"/>
        </w:rPr>
      </w:pPr>
      <w:r w:rsidRPr="00992342">
        <w:rPr>
          <w:color w:val="273239"/>
          <w:spacing w:val="2"/>
        </w:rPr>
        <w:t>Examples of Crontab Entries</w:t>
      </w:r>
    </w:p>
    <w:p w:rsidR="002211F8" w:rsidP="003F1569" w:rsidRDefault="00992342" w14:paraId="5ABCBBDF" w14:textId="41FFEF06">
      <w:pPr>
        <w:pStyle w:val="NormalWeb"/>
        <w:numPr>
          <w:ilvl w:val="0"/>
          <w:numId w:val="49"/>
        </w:numPr>
        <w:shd w:val="clear" w:color="auto" w:fill="FFFFFF"/>
        <w:spacing w:after="150"/>
        <w:textAlignment w:val="baseline"/>
        <w:rPr>
          <w:color w:val="273239"/>
          <w:spacing w:val="2"/>
        </w:rPr>
      </w:pPr>
      <w:r w:rsidRPr="00992342">
        <w:rPr>
          <w:color w:val="273239"/>
          <w:spacing w:val="2"/>
        </w:rPr>
        <w:t>Run a Job Every Minute</w:t>
      </w:r>
      <w:r w:rsidR="002211F8">
        <w:rPr>
          <w:color w:val="273239"/>
          <w:spacing w:val="2"/>
        </w:rPr>
        <w:t xml:space="preserve">: </w:t>
      </w:r>
      <w:r w:rsidRPr="002211F8" w:rsidR="002211F8">
        <w:rPr>
          <w:color w:val="273239"/>
          <w:spacing w:val="2"/>
        </w:rPr>
        <w:t>* * * * * /path/to/command</w:t>
      </w:r>
    </w:p>
    <w:p w:rsidR="00562D64" w:rsidP="003F1569" w:rsidRDefault="00562D64" w14:paraId="04019642" w14:textId="366CF6F1">
      <w:pPr>
        <w:pStyle w:val="NormalWeb"/>
        <w:numPr>
          <w:ilvl w:val="0"/>
          <w:numId w:val="49"/>
        </w:numPr>
        <w:shd w:val="clear" w:color="auto" w:fill="FFFFFF"/>
        <w:spacing w:after="150"/>
        <w:textAlignment w:val="baseline"/>
        <w:rPr>
          <w:color w:val="273239"/>
          <w:spacing w:val="2"/>
        </w:rPr>
      </w:pPr>
      <w:r w:rsidRPr="00562D64">
        <w:rPr>
          <w:color w:val="273239"/>
          <w:spacing w:val="2"/>
        </w:rPr>
        <w:t xml:space="preserve">Run a Job Every Monday at 7:00 </w:t>
      </w:r>
      <w:proofErr w:type="gramStart"/>
      <w:r w:rsidRPr="00562D64">
        <w:rPr>
          <w:color w:val="273239"/>
          <w:spacing w:val="2"/>
        </w:rPr>
        <w:t>AM:-</w:t>
      </w:r>
      <w:proofErr w:type="gramEnd"/>
      <w:r w:rsidRPr="00562D64">
        <w:rPr>
          <w:color w:val="273239"/>
          <w:spacing w:val="2"/>
        </w:rPr>
        <w:t xml:space="preserve"> 0 7 * * 1 /path/to/command</w:t>
      </w:r>
    </w:p>
    <w:p w:rsidR="000A4BF3" w:rsidP="000A4BF3" w:rsidRDefault="000A4BF3" w14:paraId="1F1CD8D8" w14:textId="77777777">
      <w:pPr>
        <w:pStyle w:val="NormalWeb"/>
        <w:shd w:val="clear" w:color="auto" w:fill="FFFFFF"/>
        <w:spacing w:after="150"/>
        <w:ind w:left="720"/>
        <w:textAlignment w:val="baseline"/>
        <w:rPr>
          <w:color w:val="273239"/>
          <w:spacing w:val="2"/>
        </w:rPr>
      </w:pPr>
    </w:p>
    <w:p w:rsidR="00B71E53" w:rsidP="000A4BF3" w:rsidRDefault="00B71E53" w14:paraId="6112724C" w14:textId="77777777">
      <w:pPr>
        <w:pStyle w:val="NormalWeb"/>
        <w:shd w:val="clear" w:color="auto" w:fill="FFFFFF"/>
        <w:spacing w:after="150"/>
        <w:ind w:left="720"/>
        <w:textAlignment w:val="baseline"/>
        <w:rPr>
          <w:color w:val="273239"/>
          <w:spacing w:val="2"/>
        </w:rPr>
      </w:pPr>
    </w:p>
    <w:p w:rsidRPr="00AC1D3C" w:rsidR="000A4BF3" w:rsidP="003F1569" w:rsidRDefault="000A4BF3" w14:paraId="0C9E35CE" w14:textId="385A740A">
      <w:pPr>
        <w:pStyle w:val="NormalWeb"/>
        <w:numPr>
          <w:ilvl w:val="0"/>
          <w:numId w:val="76"/>
        </w:numPr>
        <w:shd w:val="clear" w:color="auto" w:fill="FFFFFF"/>
        <w:spacing w:after="150"/>
        <w:textAlignment w:val="baseline"/>
        <w:rPr>
          <w:b/>
          <w:bCs/>
          <w:color w:val="273239"/>
          <w:spacing w:val="2"/>
        </w:rPr>
      </w:pPr>
      <w:r w:rsidRPr="00AC1D3C">
        <w:rPr>
          <w:b/>
          <w:bCs/>
          <w:color w:val="273239"/>
          <w:spacing w:val="2"/>
        </w:rPr>
        <w:t>Switching Users and Running Commands as Others</w:t>
      </w:r>
    </w:p>
    <w:p w:rsidRPr="00940D4E" w:rsidR="00940D4E" w:rsidP="004C2292" w:rsidRDefault="00940D4E" w14:paraId="1F1951CA" w14:textId="77777777">
      <w:pPr>
        <w:pStyle w:val="NormalWeb"/>
        <w:shd w:val="clear" w:color="auto" w:fill="FFFFFF"/>
        <w:spacing w:after="0" w:afterAutospacing="0"/>
        <w:ind w:left="360"/>
        <w:textAlignment w:val="baseline"/>
        <w:rPr>
          <w:color w:val="273239"/>
          <w:spacing w:val="2"/>
        </w:rPr>
      </w:pPr>
      <w:r w:rsidRPr="00940D4E">
        <w:rPr>
          <w:color w:val="273239"/>
          <w:spacing w:val="2"/>
        </w:rPr>
        <w:t>Switching users and running commands as other users in Linux are common tasks for system administration and security management</w:t>
      </w:r>
    </w:p>
    <w:p w:rsidRPr="004C2292" w:rsidR="00940D4E" w:rsidP="004C2292" w:rsidRDefault="00940D4E" w14:paraId="2963749F" w14:textId="77777777">
      <w:pPr>
        <w:pStyle w:val="NormalWeb"/>
        <w:shd w:val="clear" w:color="auto" w:fill="FFFFFF"/>
        <w:spacing w:after="0" w:afterAutospacing="0"/>
        <w:ind w:left="360"/>
        <w:textAlignment w:val="baseline"/>
        <w:rPr>
          <w:b/>
          <w:bCs/>
          <w:color w:val="273239"/>
          <w:spacing w:val="2"/>
        </w:rPr>
      </w:pPr>
      <w:r w:rsidRPr="004C2292">
        <w:rPr>
          <w:b/>
          <w:bCs/>
          <w:color w:val="273239"/>
          <w:spacing w:val="2"/>
        </w:rPr>
        <w:t>Switching Users</w:t>
      </w:r>
    </w:p>
    <w:p w:rsidRPr="00AC1D3C" w:rsidR="00940D4E" w:rsidP="004C2292" w:rsidRDefault="00940D4E" w14:paraId="1ABFD0D8" w14:textId="10D06D8A">
      <w:pPr>
        <w:pStyle w:val="NormalWeb"/>
        <w:shd w:val="clear" w:color="auto" w:fill="FFFFFF"/>
        <w:spacing w:after="0" w:afterAutospacing="0"/>
        <w:ind w:left="360"/>
        <w:textAlignment w:val="baseline"/>
        <w:rPr>
          <w:color w:val="273239"/>
          <w:spacing w:val="2"/>
        </w:rPr>
      </w:pPr>
      <w:r w:rsidRPr="00940D4E">
        <w:rPr>
          <w:color w:val="273239"/>
          <w:spacing w:val="2"/>
        </w:rPr>
        <w:t xml:space="preserve">Using </w:t>
      </w:r>
      <w:proofErr w:type="spellStart"/>
      <w:r w:rsidRPr="00940D4E">
        <w:rPr>
          <w:color w:val="273239"/>
          <w:spacing w:val="2"/>
        </w:rPr>
        <w:t>su</w:t>
      </w:r>
      <w:proofErr w:type="spellEnd"/>
      <w:r w:rsidRPr="00940D4E">
        <w:rPr>
          <w:color w:val="273239"/>
          <w:spacing w:val="2"/>
        </w:rPr>
        <w:t xml:space="preserve"> Command</w:t>
      </w:r>
      <w:r w:rsidR="004C2292">
        <w:rPr>
          <w:color w:val="273239"/>
          <w:spacing w:val="2"/>
        </w:rPr>
        <w:t xml:space="preserve">: </w:t>
      </w:r>
      <w:r w:rsidRPr="00940D4E">
        <w:rPr>
          <w:color w:val="273239"/>
          <w:spacing w:val="2"/>
        </w:rPr>
        <w:t xml:space="preserve">The </w:t>
      </w:r>
      <w:proofErr w:type="spellStart"/>
      <w:r w:rsidRPr="00940D4E">
        <w:rPr>
          <w:color w:val="273239"/>
          <w:spacing w:val="2"/>
        </w:rPr>
        <w:t>su</w:t>
      </w:r>
      <w:proofErr w:type="spellEnd"/>
      <w:r w:rsidRPr="00940D4E">
        <w:rPr>
          <w:color w:val="273239"/>
          <w:spacing w:val="2"/>
        </w:rPr>
        <w:t xml:space="preserve"> (substitute user) command allows you to switch to another user account within </w:t>
      </w:r>
      <w:r w:rsidRPr="00AC1D3C">
        <w:rPr>
          <w:color w:val="273239"/>
          <w:spacing w:val="2"/>
        </w:rPr>
        <w:t>your current session.</w:t>
      </w:r>
    </w:p>
    <w:p w:rsidRPr="00AC1D3C" w:rsidR="00940D4E" w:rsidP="006F17A6" w:rsidRDefault="00940D4E" w14:paraId="4BBBB700" w14:textId="77777777">
      <w:pPr>
        <w:pStyle w:val="NormalWeb"/>
        <w:shd w:val="clear" w:color="auto" w:fill="FFFFFF"/>
        <w:ind w:left="360"/>
        <w:textAlignment w:val="baseline"/>
        <w:rPr>
          <w:color w:val="273239"/>
          <w:spacing w:val="2"/>
        </w:rPr>
      </w:pPr>
      <w:r w:rsidRPr="00AC1D3C">
        <w:rPr>
          <w:b/>
          <w:bCs/>
          <w:color w:val="273239"/>
          <w:spacing w:val="2"/>
        </w:rPr>
        <w:t xml:space="preserve">Switch to another user: </w:t>
      </w:r>
      <w:proofErr w:type="spellStart"/>
      <w:r w:rsidRPr="00AC1D3C">
        <w:rPr>
          <w:b/>
          <w:bCs/>
          <w:color w:val="273239"/>
          <w:spacing w:val="2"/>
        </w:rPr>
        <w:t>su</w:t>
      </w:r>
      <w:proofErr w:type="spellEnd"/>
      <w:r w:rsidRPr="00AC1D3C">
        <w:rPr>
          <w:b/>
          <w:bCs/>
          <w:color w:val="273239"/>
          <w:spacing w:val="2"/>
        </w:rPr>
        <w:t xml:space="preserve"> username</w:t>
      </w:r>
    </w:p>
    <w:p w:rsidRPr="00940D4E" w:rsidR="00940D4E" w:rsidP="00940D4E" w:rsidRDefault="00940D4E" w14:paraId="7B684E3E" w14:textId="77777777">
      <w:pPr>
        <w:pStyle w:val="NormalWeb"/>
        <w:shd w:val="clear" w:color="auto" w:fill="FFFFFF"/>
        <w:spacing w:after="150"/>
        <w:ind w:left="360"/>
        <w:textAlignment w:val="baseline"/>
        <w:rPr>
          <w:color w:val="273239"/>
          <w:spacing w:val="2"/>
        </w:rPr>
      </w:pPr>
      <w:r w:rsidRPr="00940D4E">
        <w:rPr>
          <w:color w:val="273239"/>
          <w:spacing w:val="2"/>
        </w:rPr>
        <w:t>You will be prompted to enter the password for the specified user. Once authenticated, your shell will switch to the new user.</w:t>
      </w:r>
    </w:p>
    <w:p w:rsidR="00992342" w:rsidP="00940D4E" w:rsidRDefault="00940D4E" w14:paraId="215547E6" w14:textId="6B8E9928">
      <w:pPr>
        <w:pStyle w:val="NormalWeb"/>
        <w:shd w:val="clear" w:color="auto" w:fill="FFFFFF"/>
        <w:spacing w:before="0" w:beforeAutospacing="0" w:after="150" w:afterAutospacing="0"/>
        <w:ind w:left="360"/>
        <w:textAlignment w:val="baseline"/>
        <w:rPr>
          <w:b/>
          <w:bCs/>
          <w:color w:val="273239"/>
          <w:spacing w:val="2"/>
        </w:rPr>
      </w:pPr>
      <w:r w:rsidRPr="00AC1D3C">
        <w:rPr>
          <w:b/>
          <w:bCs/>
          <w:color w:val="273239"/>
          <w:spacing w:val="2"/>
        </w:rPr>
        <w:t xml:space="preserve">Switch to the root user: </w:t>
      </w:r>
      <w:proofErr w:type="spellStart"/>
      <w:r w:rsidRPr="00AC1D3C">
        <w:rPr>
          <w:b/>
          <w:bCs/>
          <w:color w:val="273239"/>
          <w:spacing w:val="2"/>
        </w:rPr>
        <w:t>su</w:t>
      </w:r>
      <w:proofErr w:type="spellEnd"/>
    </w:p>
    <w:p w:rsidRPr="004C2292" w:rsidR="004C2292" w:rsidP="006F17A6" w:rsidRDefault="004C2292" w14:paraId="74C2F180" w14:textId="462C9CF7">
      <w:pPr>
        <w:pStyle w:val="NormalWeb"/>
        <w:shd w:val="clear" w:color="auto" w:fill="FFFFFF"/>
        <w:ind w:left="360"/>
        <w:textAlignment w:val="baseline"/>
        <w:rPr>
          <w:b/>
          <w:bCs/>
          <w:color w:val="273239"/>
          <w:spacing w:val="2"/>
        </w:rPr>
      </w:pPr>
      <w:r w:rsidRPr="004C2292">
        <w:rPr>
          <w:b/>
          <w:bCs/>
          <w:color w:val="273239"/>
          <w:spacing w:val="2"/>
        </w:rPr>
        <w:t xml:space="preserve">Using </w:t>
      </w:r>
      <w:proofErr w:type="spellStart"/>
      <w:r w:rsidRPr="004C2292">
        <w:rPr>
          <w:b/>
          <w:bCs/>
          <w:color w:val="273239"/>
          <w:spacing w:val="2"/>
        </w:rPr>
        <w:t>sudo</w:t>
      </w:r>
      <w:proofErr w:type="spellEnd"/>
      <w:r w:rsidRPr="004C2292">
        <w:rPr>
          <w:b/>
          <w:bCs/>
          <w:color w:val="273239"/>
          <w:spacing w:val="2"/>
        </w:rPr>
        <w:t xml:space="preserve"> Command</w:t>
      </w:r>
      <w:r>
        <w:rPr>
          <w:b/>
          <w:bCs/>
          <w:color w:val="273239"/>
          <w:spacing w:val="2"/>
        </w:rPr>
        <w:t xml:space="preserve">: </w:t>
      </w:r>
      <w:r w:rsidRPr="004C2292">
        <w:rPr>
          <w:color w:val="273239"/>
          <w:spacing w:val="2"/>
        </w:rPr>
        <w:t xml:space="preserve">The </w:t>
      </w:r>
      <w:proofErr w:type="spellStart"/>
      <w:r w:rsidRPr="004C2292">
        <w:rPr>
          <w:color w:val="273239"/>
          <w:spacing w:val="2"/>
        </w:rPr>
        <w:t>sudo</w:t>
      </w:r>
      <w:proofErr w:type="spellEnd"/>
      <w:r w:rsidRPr="004C2292">
        <w:rPr>
          <w:color w:val="273239"/>
          <w:spacing w:val="2"/>
        </w:rPr>
        <w:t xml:space="preserve"> (superuser do) command allows permitted users to execute a command as the superuser or another user, as specified by the security policy.</w:t>
      </w:r>
    </w:p>
    <w:p w:rsidR="00F6211C" w:rsidP="004C2292" w:rsidRDefault="00365A2E" w14:paraId="68A58708" w14:textId="44D8AE04">
      <w:pPr>
        <w:pStyle w:val="NormalWeb"/>
        <w:shd w:val="clear" w:color="auto" w:fill="FFFFFF"/>
        <w:spacing w:before="0" w:beforeAutospacing="0" w:after="150" w:afterAutospacing="0"/>
        <w:textAlignment w:val="baseline"/>
        <w:rPr>
          <w:b/>
          <w:bCs/>
          <w:color w:val="273239"/>
          <w:spacing w:val="2"/>
        </w:rPr>
      </w:pPr>
      <w:r>
        <w:rPr>
          <w:color w:val="273239"/>
          <w:spacing w:val="2"/>
        </w:rPr>
        <w:t xml:space="preserve">      </w:t>
      </w:r>
      <w:r w:rsidRPr="00365A2E" w:rsidR="004C2292">
        <w:rPr>
          <w:b/>
          <w:bCs/>
          <w:color w:val="273239"/>
          <w:spacing w:val="2"/>
        </w:rPr>
        <w:t xml:space="preserve">Run a command as root: </w:t>
      </w:r>
      <w:proofErr w:type="spellStart"/>
      <w:r w:rsidRPr="00365A2E" w:rsidR="004C2292">
        <w:rPr>
          <w:b/>
          <w:bCs/>
          <w:color w:val="273239"/>
          <w:spacing w:val="2"/>
        </w:rPr>
        <w:t>sudo</w:t>
      </w:r>
      <w:proofErr w:type="spellEnd"/>
      <w:r w:rsidRPr="00365A2E" w:rsidR="004C2292">
        <w:rPr>
          <w:b/>
          <w:bCs/>
          <w:color w:val="273239"/>
          <w:spacing w:val="2"/>
        </w:rPr>
        <w:t xml:space="preserve"> </w:t>
      </w:r>
      <w:proofErr w:type="spellStart"/>
      <w:r w:rsidRPr="00365A2E" w:rsidR="004C2292">
        <w:rPr>
          <w:b/>
          <w:bCs/>
          <w:color w:val="273239"/>
          <w:spacing w:val="2"/>
        </w:rPr>
        <w:t>command_to_run</w:t>
      </w:r>
      <w:proofErr w:type="spellEnd"/>
    </w:p>
    <w:p w:rsidR="00B71E53" w:rsidP="004C2292" w:rsidRDefault="00B71E53" w14:paraId="2691A022" w14:textId="77777777">
      <w:pPr>
        <w:pStyle w:val="NormalWeb"/>
        <w:shd w:val="clear" w:color="auto" w:fill="FFFFFF"/>
        <w:spacing w:before="0" w:beforeAutospacing="0" w:after="150" w:afterAutospacing="0"/>
        <w:textAlignment w:val="baseline"/>
        <w:rPr>
          <w:b/>
          <w:bCs/>
          <w:color w:val="273239"/>
          <w:spacing w:val="2"/>
        </w:rPr>
      </w:pPr>
    </w:p>
    <w:p w:rsidR="009665BB" w:rsidP="003F1569" w:rsidRDefault="009665BB" w14:paraId="688C0667" w14:textId="2CF30E72">
      <w:pPr>
        <w:pStyle w:val="NormalWeb"/>
        <w:numPr>
          <w:ilvl w:val="0"/>
          <w:numId w:val="76"/>
        </w:numPr>
        <w:shd w:val="clear" w:color="auto" w:fill="FFFFFF"/>
        <w:spacing w:before="0" w:beforeAutospacing="0" w:after="150" w:afterAutospacing="0"/>
        <w:textAlignment w:val="baseline"/>
        <w:rPr>
          <w:b/>
          <w:bCs/>
          <w:color w:val="273239"/>
          <w:spacing w:val="2"/>
        </w:rPr>
      </w:pPr>
      <w:r w:rsidRPr="009665BB">
        <w:rPr>
          <w:b/>
          <w:bCs/>
          <w:color w:val="273239"/>
          <w:spacing w:val="2"/>
        </w:rPr>
        <w:t>Shell History and Tab Completion</w:t>
      </w:r>
    </w:p>
    <w:p w:rsidRPr="009D738C" w:rsidR="009D738C" w:rsidP="006F17A6" w:rsidRDefault="009D738C" w14:paraId="4594C186" w14:textId="77777777">
      <w:pPr>
        <w:pStyle w:val="NormalWeb"/>
        <w:shd w:val="clear" w:color="auto" w:fill="FFFFFF"/>
        <w:textAlignment w:val="baseline"/>
        <w:rPr>
          <w:color w:val="273239"/>
          <w:spacing w:val="2"/>
        </w:rPr>
      </w:pPr>
      <w:r w:rsidRPr="009D738C">
        <w:rPr>
          <w:color w:val="273239"/>
          <w:spacing w:val="2"/>
        </w:rPr>
        <w:t xml:space="preserve">Shell history and tab completion are powerful features in Linux that enhance productivity and efficiency when working in the terminal. </w:t>
      </w:r>
    </w:p>
    <w:p w:rsidRPr="009D738C" w:rsidR="009D738C" w:rsidP="009D738C" w:rsidRDefault="009D738C" w14:paraId="2C8692AD" w14:textId="6A8B468F">
      <w:pPr>
        <w:pStyle w:val="NormalWeb"/>
        <w:shd w:val="clear" w:color="auto" w:fill="FFFFFF"/>
        <w:spacing w:after="150"/>
        <w:textAlignment w:val="baseline"/>
        <w:rPr>
          <w:b/>
          <w:bCs/>
          <w:color w:val="273239"/>
          <w:spacing w:val="2"/>
        </w:rPr>
      </w:pPr>
      <w:r w:rsidRPr="009D738C">
        <w:rPr>
          <w:b/>
          <w:bCs/>
          <w:color w:val="273239"/>
          <w:spacing w:val="2"/>
        </w:rPr>
        <w:t>Shell History</w:t>
      </w:r>
      <w:r>
        <w:rPr>
          <w:b/>
          <w:bCs/>
          <w:color w:val="273239"/>
          <w:spacing w:val="2"/>
        </w:rPr>
        <w:t xml:space="preserve">: </w:t>
      </w:r>
      <w:r w:rsidRPr="009D738C">
        <w:rPr>
          <w:color w:val="273239"/>
          <w:spacing w:val="2"/>
        </w:rPr>
        <w:t>The shell history keeps a record of the commands you have entered in the terminal. You can view, search, and reuse these commands.</w:t>
      </w:r>
    </w:p>
    <w:p w:rsidRPr="009D738C" w:rsidR="009D738C" w:rsidP="009D738C" w:rsidRDefault="009D738C" w14:paraId="41B5B5CA" w14:textId="77777777">
      <w:pPr>
        <w:pStyle w:val="NormalWeb"/>
        <w:shd w:val="clear" w:color="auto" w:fill="FFFFFF"/>
        <w:spacing w:after="150"/>
        <w:textAlignment w:val="baseline"/>
        <w:rPr>
          <w:b/>
          <w:bCs/>
          <w:color w:val="273239"/>
          <w:spacing w:val="2"/>
        </w:rPr>
      </w:pPr>
      <w:r w:rsidRPr="009D738C">
        <w:rPr>
          <w:b/>
          <w:bCs/>
          <w:color w:val="273239"/>
          <w:spacing w:val="2"/>
        </w:rPr>
        <w:t>Viewing Shell History</w:t>
      </w:r>
    </w:p>
    <w:p w:rsidRPr="009D738C" w:rsidR="009D738C" w:rsidP="009D738C" w:rsidRDefault="009D738C" w14:paraId="730BD009" w14:textId="77777777">
      <w:pPr>
        <w:pStyle w:val="NormalWeb"/>
        <w:shd w:val="clear" w:color="auto" w:fill="FFFFFF"/>
        <w:spacing w:after="150"/>
        <w:textAlignment w:val="baseline"/>
        <w:rPr>
          <w:color w:val="273239"/>
          <w:spacing w:val="2"/>
        </w:rPr>
      </w:pPr>
      <w:r w:rsidRPr="009D738C">
        <w:rPr>
          <w:color w:val="273239"/>
          <w:spacing w:val="2"/>
        </w:rPr>
        <w:t>View entire history: history</w:t>
      </w:r>
    </w:p>
    <w:p w:rsidRPr="009D738C" w:rsidR="009D738C" w:rsidP="009D738C" w:rsidRDefault="009D738C" w14:paraId="4ACF5665" w14:textId="4A546814">
      <w:pPr>
        <w:pStyle w:val="NormalWeb"/>
        <w:shd w:val="clear" w:color="auto" w:fill="FFFFFF"/>
        <w:spacing w:after="150"/>
        <w:textAlignment w:val="baseline"/>
        <w:rPr>
          <w:color w:val="273239"/>
          <w:spacing w:val="2"/>
        </w:rPr>
      </w:pPr>
      <w:r w:rsidRPr="009D738C">
        <w:rPr>
          <w:color w:val="273239"/>
          <w:spacing w:val="2"/>
        </w:rPr>
        <w:t>View a specific number of past commands: history n</w:t>
      </w:r>
    </w:p>
    <w:p w:rsidRPr="009D738C" w:rsidR="009D738C" w:rsidP="009D738C" w:rsidRDefault="009D738C" w14:paraId="0F3238A9" w14:textId="77777777">
      <w:pPr>
        <w:pStyle w:val="NormalWeb"/>
        <w:shd w:val="clear" w:color="auto" w:fill="FFFFFF"/>
        <w:spacing w:after="150"/>
        <w:textAlignment w:val="baseline"/>
        <w:rPr>
          <w:b/>
          <w:bCs/>
          <w:color w:val="273239"/>
          <w:spacing w:val="2"/>
        </w:rPr>
      </w:pPr>
      <w:r w:rsidRPr="009D738C">
        <w:rPr>
          <w:b/>
          <w:bCs/>
          <w:color w:val="273239"/>
          <w:spacing w:val="2"/>
        </w:rPr>
        <w:t>Reusing Commands from History</w:t>
      </w:r>
    </w:p>
    <w:p w:rsidRPr="009D738C" w:rsidR="009D738C" w:rsidP="009D738C" w:rsidRDefault="009D738C" w14:paraId="14B46850" w14:textId="77777777">
      <w:pPr>
        <w:pStyle w:val="NormalWeb"/>
        <w:shd w:val="clear" w:color="auto" w:fill="FFFFFF"/>
        <w:spacing w:after="150"/>
        <w:textAlignment w:val="baseline"/>
        <w:rPr>
          <w:color w:val="273239"/>
          <w:spacing w:val="2"/>
        </w:rPr>
      </w:pPr>
      <w:r w:rsidRPr="009D738C">
        <w:rPr>
          <w:color w:val="273239"/>
          <w:spacing w:val="2"/>
        </w:rPr>
        <w:t>Execute a specific command from history using its number</w:t>
      </w:r>
      <w:proofErr w:type="gramStart"/>
      <w:r w:rsidRPr="009D738C">
        <w:rPr>
          <w:color w:val="273239"/>
          <w:spacing w:val="2"/>
        </w:rPr>
        <w:t>: !n</w:t>
      </w:r>
      <w:proofErr w:type="gramEnd"/>
    </w:p>
    <w:p w:rsidRPr="009D738C" w:rsidR="009D738C" w:rsidP="009D738C" w:rsidRDefault="009D738C" w14:paraId="2B86CB30" w14:textId="66287D47">
      <w:pPr>
        <w:pStyle w:val="NormalWeb"/>
        <w:shd w:val="clear" w:color="auto" w:fill="FFFFFF"/>
        <w:spacing w:after="150"/>
        <w:textAlignment w:val="baseline"/>
        <w:rPr>
          <w:color w:val="273239"/>
          <w:spacing w:val="2"/>
        </w:rPr>
      </w:pPr>
      <w:r w:rsidRPr="009D738C">
        <w:rPr>
          <w:color w:val="273239"/>
          <w:spacing w:val="2"/>
        </w:rPr>
        <w:t>Execute the last command</w:t>
      </w:r>
      <w:proofErr w:type="gramStart"/>
      <w:r w:rsidRPr="009D738C">
        <w:rPr>
          <w:color w:val="273239"/>
          <w:spacing w:val="2"/>
        </w:rPr>
        <w:t>: !!</w:t>
      </w:r>
      <w:proofErr w:type="gramEnd"/>
    </w:p>
    <w:p w:rsidRPr="009D738C" w:rsidR="009D738C" w:rsidP="009D738C" w:rsidRDefault="009D738C" w14:paraId="6D2DC780" w14:textId="77777777">
      <w:pPr>
        <w:pStyle w:val="NormalWeb"/>
        <w:shd w:val="clear" w:color="auto" w:fill="FFFFFF"/>
        <w:spacing w:after="150"/>
        <w:textAlignment w:val="baseline"/>
        <w:rPr>
          <w:b/>
          <w:bCs/>
          <w:color w:val="273239"/>
          <w:spacing w:val="2"/>
        </w:rPr>
      </w:pPr>
      <w:r w:rsidRPr="009D738C">
        <w:rPr>
          <w:b/>
          <w:bCs/>
          <w:color w:val="273239"/>
          <w:spacing w:val="2"/>
        </w:rPr>
        <w:t>Searching Command History</w:t>
      </w:r>
    </w:p>
    <w:p w:rsidRPr="009D738C" w:rsidR="009D738C" w:rsidP="009D738C" w:rsidRDefault="009D738C" w14:paraId="5099EF5B" w14:textId="646A7416">
      <w:pPr>
        <w:pStyle w:val="NormalWeb"/>
        <w:shd w:val="clear" w:color="auto" w:fill="FFFFFF"/>
        <w:spacing w:after="150"/>
        <w:textAlignment w:val="baseline"/>
        <w:rPr>
          <w:color w:val="273239"/>
          <w:spacing w:val="2"/>
        </w:rPr>
      </w:pPr>
      <w:r w:rsidRPr="009D738C">
        <w:rPr>
          <w:color w:val="273239"/>
          <w:spacing w:val="2"/>
        </w:rPr>
        <w:t>Interactive search through history:</w:t>
      </w:r>
      <w:r>
        <w:rPr>
          <w:color w:val="273239"/>
          <w:spacing w:val="2"/>
        </w:rPr>
        <w:t xml:space="preserve"> </w:t>
      </w:r>
      <w:r w:rsidRPr="009D738C">
        <w:rPr>
          <w:color w:val="273239"/>
          <w:spacing w:val="2"/>
        </w:rPr>
        <w:t>Press Ctrl + r and start typing part of the command. It will search backward through your history.</w:t>
      </w:r>
    </w:p>
    <w:p w:rsidRPr="009D738C" w:rsidR="009D738C" w:rsidP="009D738C" w:rsidRDefault="009D738C" w14:paraId="21130167" w14:textId="0DB73224">
      <w:pPr>
        <w:pStyle w:val="NormalWeb"/>
        <w:shd w:val="clear" w:color="auto" w:fill="FFFFFF"/>
        <w:spacing w:after="150"/>
        <w:textAlignment w:val="baseline"/>
        <w:rPr>
          <w:b/>
          <w:bCs/>
          <w:color w:val="273239"/>
          <w:spacing w:val="2"/>
        </w:rPr>
      </w:pPr>
      <w:r w:rsidRPr="009D738C">
        <w:rPr>
          <w:b/>
          <w:bCs/>
          <w:color w:val="273239"/>
          <w:spacing w:val="2"/>
        </w:rPr>
        <w:t>Tab Completion</w:t>
      </w:r>
      <w:r>
        <w:rPr>
          <w:b/>
          <w:bCs/>
          <w:color w:val="273239"/>
          <w:spacing w:val="2"/>
        </w:rPr>
        <w:t xml:space="preserve">: </w:t>
      </w:r>
      <w:r w:rsidRPr="009D738C">
        <w:rPr>
          <w:color w:val="273239"/>
          <w:spacing w:val="2"/>
        </w:rPr>
        <w:t>Tab completion allows you to quickly complete commands, filenames, directory names, and other elements by pressing the Tab key.</w:t>
      </w:r>
    </w:p>
    <w:p w:rsidRPr="009D738C" w:rsidR="009D738C" w:rsidP="009D738C" w:rsidRDefault="009D738C" w14:paraId="7F2C60AC" w14:textId="6E5A0CED">
      <w:pPr>
        <w:pStyle w:val="NormalWeb"/>
        <w:shd w:val="clear" w:color="auto" w:fill="FFFFFF"/>
        <w:spacing w:after="150"/>
        <w:textAlignment w:val="baseline"/>
        <w:rPr>
          <w:color w:val="273239"/>
          <w:spacing w:val="2"/>
        </w:rPr>
      </w:pPr>
      <w:r w:rsidRPr="009D738C">
        <w:rPr>
          <w:color w:val="273239"/>
          <w:spacing w:val="2"/>
        </w:rPr>
        <w:t>Complete a command:</w:t>
      </w:r>
      <w:r>
        <w:rPr>
          <w:color w:val="273239"/>
          <w:spacing w:val="2"/>
        </w:rPr>
        <w:t xml:space="preserve"> </w:t>
      </w:r>
      <w:r w:rsidRPr="009D738C">
        <w:rPr>
          <w:color w:val="273239"/>
          <w:spacing w:val="2"/>
        </w:rPr>
        <w:t xml:space="preserve">Start typing a command and press Tab to complete it. </w:t>
      </w:r>
      <w:proofErr w:type="gramStart"/>
      <w:r w:rsidRPr="009D738C">
        <w:rPr>
          <w:color w:val="273239"/>
          <w:spacing w:val="2"/>
        </w:rPr>
        <w:t>Syntax:-</w:t>
      </w:r>
      <w:proofErr w:type="gramEnd"/>
      <w:r w:rsidRPr="009D738C">
        <w:rPr>
          <w:color w:val="273239"/>
          <w:spacing w:val="2"/>
        </w:rPr>
        <w:t xml:space="preserve"> ls[TAB]</w:t>
      </w:r>
    </w:p>
    <w:p w:rsidR="009665BB" w:rsidP="009D738C" w:rsidRDefault="009D738C" w14:paraId="60279BA1" w14:textId="5911798A">
      <w:pPr>
        <w:pStyle w:val="NormalWeb"/>
        <w:shd w:val="clear" w:color="auto" w:fill="FFFFFF"/>
        <w:spacing w:after="150"/>
        <w:textAlignment w:val="baseline"/>
        <w:rPr>
          <w:color w:val="273239"/>
          <w:spacing w:val="2"/>
        </w:rPr>
      </w:pPr>
      <w:r w:rsidRPr="009D738C">
        <w:rPr>
          <w:color w:val="273239"/>
          <w:spacing w:val="2"/>
        </w:rPr>
        <w:t>Complete a filename or directory:</w:t>
      </w:r>
      <w:r>
        <w:rPr>
          <w:color w:val="273239"/>
          <w:spacing w:val="2"/>
        </w:rPr>
        <w:t xml:space="preserve"> </w:t>
      </w:r>
      <w:r w:rsidRPr="009D738C">
        <w:rPr>
          <w:color w:val="273239"/>
          <w:spacing w:val="2"/>
        </w:rPr>
        <w:t xml:space="preserve">Start typing a filename or directory name and press Tab to complete it. </w:t>
      </w:r>
      <w:proofErr w:type="gramStart"/>
      <w:r w:rsidRPr="009D738C">
        <w:rPr>
          <w:color w:val="273239"/>
          <w:spacing w:val="2"/>
        </w:rPr>
        <w:t>Syntax:-</w:t>
      </w:r>
      <w:proofErr w:type="gramEnd"/>
      <w:r w:rsidRPr="009D738C">
        <w:rPr>
          <w:color w:val="273239"/>
          <w:spacing w:val="2"/>
        </w:rPr>
        <w:t xml:space="preserve"> cd /</w:t>
      </w:r>
      <w:proofErr w:type="spellStart"/>
      <w:r w:rsidRPr="009D738C">
        <w:rPr>
          <w:color w:val="273239"/>
          <w:spacing w:val="2"/>
        </w:rPr>
        <w:t>usr</w:t>
      </w:r>
      <w:proofErr w:type="spellEnd"/>
      <w:r w:rsidRPr="009D738C">
        <w:rPr>
          <w:color w:val="273239"/>
          <w:spacing w:val="2"/>
        </w:rPr>
        <w:t>/local[TAB]</w:t>
      </w:r>
    </w:p>
    <w:p w:rsidR="00084703" w:rsidP="009D738C" w:rsidRDefault="00084703" w14:paraId="02935A58" w14:textId="77777777">
      <w:pPr>
        <w:pStyle w:val="NormalWeb"/>
        <w:shd w:val="clear" w:color="auto" w:fill="FFFFFF"/>
        <w:spacing w:after="150"/>
        <w:textAlignment w:val="baseline"/>
        <w:rPr>
          <w:color w:val="273239"/>
          <w:spacing w:val="2"/>
        </w:rPr>
      </w:pPr>
    </w:p>
    <w:p w:rsidRPr="00B32FBB" w:rsidR="00084703" w:rsidP="003F1569" w:rsidRDefault="00B32FBB" w14:paraId="3FE80D43" w14:textId="09FEC24D">
      <w:pPr>
        <w:pStyle w:val="NormalWeb"/>
        <w:numPr>
          <w:ilvl w:val="0"/>
          <w:numId w:val="76"/>
        </w:numPr>
        <w:shd w:val="clear" w:color="auto" w:fill="FFFFFF"/>
        <w:textAlignment w:val="baseline"/>
        <w:rPr>
          <w:b/>
          <w:bCs/>
          <w:color w:val="273239"/>
          <w:spacing w:val="2"/>
        </w:rPr>
      </w:pPr>
      <w:r w:rsidRPr="00B32FBB">
        <w:rPr>
          <w:b/>
          <w:bCs/>
          <w:color w:val="273239"/>
          <w:spacing w:val="2"/>
        </w:rPr>
        <w:t>Package and Package Manager</w:t>
      </w:r>
    </w:p>
    <w:p w:rsidRPr="00B32FBB" w:rsidR="00B32FBB" w:rsidP="00B32FBB" w:rsidRDefault="00B32FBB" w14:paraId="0311C35E" w14:textId="77777777">
      <w:pPr>
        <w:pStyle w:val="NormalWeb"/>
        <w:shd w:val="clear" w:color="auto" w:fill="FFFFFF"/>
        <w:textAlignment w:val="baseline"/>
        <w:rPr>
          <w:color w:val="273239"/>
          <w:spacing w:val="2"/>
        </w:rPr>
      </w:pPr>
      <w:r w:rsidRPr="00B32FBB">
        <w:rPr>
          <w:color w:val="273239"/>
          <w:spacing w:val="2"/>
        </w:rPr>
        <w:t xml:space="preserve">Package management in Linux is a fundamental aspect of system administration, allowing users to install, update, and remove software packages efficiently. Different Linux distributions use different package managers, each with its own commands and file formats. The two main types of package managers: </w:t>
      </w:r>
      <w:proofErr w:type="spellStart"/>
      <w:r w:rsidRPr="00B32FBB">
        <w:rPr>
          <w:color w:val="273239"/>
          <w:spacing w:val="2"/>
        </w:rPr>
        <w:t>dpkg</w:t>
      </w:r>
      <w:proofErr w:type="spellEnd"/>
      <w:r w:rsidRPr="00B32FBB">
        <w:rPr>
          <w:color w:val="273239"/>
          <w:spacing w:val="2"/>
        </w:rPr>
        <w:t xml:space="preserve"> for Debian-based systems and rpm for Red Hat-based systems.</w:t>
      </w:r>
    </w:p>
    <w:p w:rsidRPr="00B32FBB" w:rsidR="00B32FBB" w:rsidP="00B32FBB" w:rsidRDefault="00B32FBB" w14:paraId="6DF2CA94" w14:textId="3B186225">
      <w:pPr>
        <w:pStyle w:val="NormalWeb"/>
        <w:shd w:val="clear" w:color="auto" w:fill="FFFFFF"/>
        <w:textAlignment w:val="baseline"/>
        <w:rPr>
          <w:b/>
          <w:bCs/>
          <w:color w:val="273239"/>
          <w:spacing w:val="2"/>
        </w:rPr>
      </w:pPr>
      <w:proofErr w:type="spellStart"/>
      <w:r w:rsidRPr="00B32FBB">
        <w:rPr>
          <w:b/>
          <w:bCs/>
          <w:color w:val="273239"/>
          <w:spacing w:val="2"/>
        </w:rPr>
        <w:t>Dpkg</w:t>
      </w:r>
      <w:proofErr w:type="spellEnd"/>
      <w:r>
        <w:rPr>
          <w:b/>
          <w:bCs/>
          <w:color w:val="273239"/>
          <w:spacing w:val="2"/>
        </w:rPr>
        <w:t xml:space="preserve">: </w:t>
      </w:r>
      <w:proofErr w:type="spellStart"/>
      <w:r w:rsidRPr="00B32FBB">
        <w:rPr>
          <w:color w:val="273239"/>
          <w:spacing w:val="2"/>
        </w:rPr>
        <w:t>dpkg</w:t>
      </w:r>
      <w:proofErr w:type="spellEnd"/>
      <w:r w:rsidRPr="00B32FBB">
        <w:rPr>
          <w:color w:val="273239"/>
          <w:spacing w:val="2"/>
        </w:rPr>
        <w:t xml:space="preserve"> is the low-level package manager for Debian-based systems like Debian, Ubuntu, and their derivatives. It handles .deb files.</w:t>
      </w:r>
    </w:p>
    <w:p w:rsidR="007808A6" w:rsidP="00B32FBB" w:rsidRDefault="00B32FBB" w14:paraId="32A61778" w14:textId="77777777">
      <w:pPr>
        <w:pStyle w:val="NormalWeb"/>
        <w:shd w:val="clear" w:color="auto" w:fill="FFFFFF"/>
        <w:textAlignment w:val="baseline"/>
        <w:rPr>
          <w:color w:val="273239"/>
          <w:spacing w:val="2"/>
        </w:rPr>
      </w:pPr>
      <w:r w:rsidRPr="00B32FBB">
        <w:rPr>
          <w:b/>
          <w:bCs/>
          <w:color w:val="273239"/>
          <w:spacing w:val="2"/>
        </w:rPr>
        <w:t>Installing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w:t>
      </w:r>
      <w:proofErr w:type="spellStart"/>
      <w:r w:rsidRPr="00B32FBB">
        <w:rPr>
          <w:color w:val="273239"/>
          <w:spacing w:val="2"/>
        </w:rPr>
        <w:t>dpkg</w:t>
      </w:r>
      <w:proofErr w:type="spellEnd"/>
      <w:r w:rsidRPr="00B32FBB">
        <w:rPr>
          <w:color w:val="273239"/>
          <w:spacing w:val="2"/>
        </w:rPr>
        <w:t xml:space="preserve"> -</w:t>
      </w:r>
      <w:proofErr w:type="spellStart"/>
      <w:r w:rsidRPr="00B32FBB">
        <w:rPr>
          <w:color w:val="273239"/>
          <w:spacing w:val="2"/>
        </w:rPr>
        <w:t>i</w:t>
      </w:r>
      <w:proofErr w:type="spellEnd"/>
      <w:r w:rsidRPr="00B32FBB">
        <w:rPr>
          <w:color w:val="273239"/>
          <w:spacing w:val="2"/>
        </w:rPr>
        <w:t xml:space="preserve"> </w:t>
      </w:r>
      <w:proofErr w:type="spellStart"/>
      <w:r w:rsidRPr="00B32FBB">
        <w:rPr>
          <w:color w:val="273239"/>
          <w:spacing w:val="2"/>
        </w:rPr>
        <w:t>package.deb</w:t>
      </w:r>
      <w:proofErr w:type="spellEnd"/>
    </w:p>
    <w:p w:rsidRPr="00B32FBB" w:rsidR="00B32FBB" w:rsidP="00B32FBB" w:rsidRDefault="00B32FBB" w14:paraId="5824F793" w14:textId="279A28D8">
      <w:pPr>
        <w:pStyle w:val="NormalWeb"/>
        <w:shd w:val="clear" w:color="auto" w:fill="FFFFFF"/>
        <w:textAlignment w:val="baseline"/>
        <w:rPr>
          <w:color w:val="273239"/>
          <w:spacing w:val="2"/>
        </w:rPr>
      </w:pPr>
      <w:r w:rsidRPr="00B32FBB">
        <w:rPr>
          <w:b/>
          <w:bCs/>
          <w:color w:val="273239"/>
          <w:spacing w:val="2"/>
        </w:rPr>
        <w:t>Removing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w:t>
      </w:r>
      <w:proofErr w:type="spellStart"/>
      <w:r w:rsidRPr="00B32FBB">
        <w:rPr>
          <w:color w:val="273239"/>
          <w:spacing w:val="2"/>
        </w:rPr>
        <w:t>dpkg</w:t>
      </w:r>
      <w:proofErr w:type="spellEnd"/>
      <w:r w:rsidRPr="00B32FBB">
        <w:rPr>
          <w:color w:val="273239"/>
          <w:spacing w:val="2"/>
        </w:rPr>
        <w:t xml:space="preserve"> -r </w:t>
      </w:r>
      <w:proofErr w:type="spellStart"/>
      <w:r w:rsidRPr="00B32FBB">
        <w:rPr>
          <w:color w:val="273239"/>
          <w:spacing w:val="2"/>
        </w:rPr>
        <w:t>package_name</w:t>
      </w:r>
      <w:proofErr w:type="spellEnd"/>
    </w:p>
    <w:p w:rsidRPr="00B32FBB" w:rsidR="00B32FBB" w:rsidP="00B32FBB" w:rsidRDefault="00B32FBB" w14:paraId="4400BACE" w14:textId="0D522FF3">
      <w:pPr>
        <w:pStyle w:val="NormalWeb"/>
        <w:shd w:val="clear" w:color="auto" w:fill="FFFFFF"/>
        <w:textAlignment w:val="baseline"/>
        <w:rPr>
          <w:color w:val="273239"/>
          <w:spacing w:val="2"/>
        </w:rPr>
      </w:pPr>
      <w:r w:rsidRPr="00B32FBB">
        <w:rPr>
          <w:b/>
          <w:bCs/>
          <w:color w:val="273239"/>
          <w:spacing w:val="2"/>
        </w:rPr>
        <w:t>APT</w:t>
      </w:r>
      <w:r w:rsidR="007808A6">
        <w:rPr>
          <w:color w:val="273239"/>
          <w:spacing w:val="2"/>
        </w:rPr>
        <w:t xml:space="preserve">: </w:t>
      </w:r>
      <w:r w:rsidRPr="00B32FBB">
        <w:rPr>
          <w:color w:val="273239"/>
          <w:spacing w:val="2"/>
        </w:rPr>
        <w:t xml:space="preserve">APT (Advanced Package Tool) is a higher-level tool that uses </w:t>
      </w:r>
      <w:proofErr w:type="spellStart"/>
      <w:r w:rsidRPr="00B32FBB">
        <w:rPr>
          <w:color w:val="273239"/>
          <w:spacing w:val="2"/>
        </w:rPr>
        <w:t>dpkg</w:t>
      </w:r>
      <w:proofErr w:type="spellEnd"/>
      <w:r w:rsidRPr="00B32FBB">
        <w:rPr>
          <w:color w:val="273239"/>
          <w:spacing w:val="2"/>
        </w:rPr>
        <w:t xml:space="preserve"> under the hood. It handles package installation, updates, and dependency resolution more efficiently.</w:t>
      </w:r>
    </w:p>
    <w:p w:rsidRPr="00B32FBB" w:rsidR="00B32FBB" w:rsidP="00B32FBB" w:rsidRDefault="00B32FBB" w14:paraId="6B0B3817" w14:textId="77777777">
      <w:pPr>
        <w:pStyle w:val="NormalWeb"/>
        <w:shd w:val="clear" w:color="auto" w:fill="FFFFFF"/>
        <w:textAlignment w:val="baseline"/>
        <w:rPr>
          <w:color w:val="273239"/>
          <w:spacing w:val="2"/>
        </w:rPr>
      </w:pPr>
      <w:r w:rsidRPr="00B32FBB">
        <w:rPr>
          <w:b/>
          <w:bCs/>
          <w:color w:val="273239"/>
          <w:spacing w:val="2"/>
        </w:rPr>
        <w:t>Updating the package list</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apt update</w:t>
      </w:r>
    </w:p>
    <w:p w:rsidR="00B32FBB" w:rsidP="00B32FBB" w:rsidRDefault="00B32FBB" w14:paraId="7BB052F8" w14:textId="6A1B78E2">
      <w:pPr>
        <w:pStyle w:val="NormalWeb"/>
        <w:shd w:val="clear" w:color="auto" w:fill="FFFFFF"/>
        <w:textAlignment w:val="baseline"/>
        <w:rPr>
          <w:color w:val="273239"/>
          <w:spacing w:val="2"/>
        </w:rPr>
      </w:pPr>
      <w:r w:rsidRPr="00B32FBB">
        <w:rPr>
          <w:b/>
          <w:bCs/>
          <w:color w:val="273239"/>
          <w:spacing w:val="2"/>
        </w:rPr>
        <w:t>Upgrading installed packages:</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apt upgrade</w:t>
      </w:r>
    </w:p>
    <w:p w:rsidRPr="00B32FBB" w:rsidR="00167068" w:rsidP="00B32FBB" w:rsidRDefault="00167068" w14:paraId="19AC583F" w14:textId="77777777">
      <w:pPr>
        <w:pStyle w:val="NormalWeb"/>
        <w:shd w:val="clear" w:color="auto" w:fill="FFFFFF"/>
        <w:textAlignment w:val="baseline"/>
        <w:rPr>
          <w:color w:val="273239"/>
          <w:spacing w:val="2"/>
        </w:rPr>
      </w:pPr>
    </w:p>
    <w:p w:rsidRPr="00B32FBB" w:rsidR="00B32FBB" w:rsidP="00B32FBB" w:rsidRDefault="00167068" w14:paraId="53CAB283" w14:textId="19736400">
      <w:pPr>
        <w:pStyle w:val="NormalWeb"/>
        <w:shd w:val="clear" w:color="auto" w:fill="FFFFFF"/>
        <w:textAlignment w:val="baseline"/>
        <w:rPr>
          <w:color w:val="273239"/>
          <w:spacing w:val="2"/>
        </w:rPr>
      </w:pPr>
      <w:r w:rsidRPr="00167068">
        <w:rPr>
          <w:b/>
          <w:bCs/>
          <w:color w:val="273239"/>
          <w:spacing w:val="2"/>
        </w:rPr>
        <w:t>R</w:t>
      </w:r>
      <w:r w:rsidRPr="00B32FBB" w:rsidR="00B32FBB">
        <w:rPr>
          <w:b/>
          <w:bCs/>
          <w:color w:val="273239"/>
          <w:spacing w:val="2"/>
        </w:rPr>
        <w:t>pm</w:t>
      </w:r>
      <w:r>
        <w:rPr>
          <w:color w:val="273239"/>
          <w:spacing w:val="2"/>
        </w:rPr>
        <w:t xml:space="preserve">: </w:t>
      </w:r>
      <w:r w:rsidRPr="00B32FBB" w:rsidR="00B32FBB">
        <w:rPr>
          <w:color w:val="273239"/>
          <w:spacing w:val="2"/>
        </w:rPr>
        <w:t>rpm (Red Hat Package Manager) is the low-level package manager for Red Hat-based systems like Red Hat Enterprise Linux (RHEL), Fedora, and CentOS. It handles .rpm files.</w:t>
      </w:r>
    </w:p>
    <w:p w:rsidRPr="00B32FBB" w:rsidR="00B32FBB" w:rsidP="00B32FBB" w:rsidRDefault="00B32FBB" w14:paraId="222F3F5B" w14:textId="77777777">
      <w:pPr>
        <w:pStyle w:val="NormalWeb"/>
        <w:shd w:val="clear" w:color="auto" w:fill="FFFFFF"/>
        <w:textAlignment w:val="baseline"/>
        <w:rPr>
          <w:color w:val="273239"/>
          <w:spacing w:val="2"/>
        </w:rPr>
      </w:pPr>
      <w:r w:rsidRPr="00B32FBB">
        <w:rPr>
          <w:b/>
          <w:bCs/>
          <w:color w:val="273239"/>
          <w:spacing w:val="2"/>
        </w:rPr>
        <w:t>Installing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rpm -</w:t>
      </w:r>
      <w:proofErr w:type="spellStart"/>
      <w:r w:rsidRPr="00B32FBB">
        <w:rPr>
          <w:color w:val="273239"/>
          <w:spacing w:val="2"/>
        </w:rPr>
        <w:t>i</w:t>
      </w:r>
      <w:proofErr w:type="spellEnd"/>
      <w:r w:rsidRPr="00B32FBB">
        <w:rPr>
          <w:color w:val="273239"/>
          <w:spacing w:val="2"/>
        </w:rPr>
        <w:t xml:space="preserve"> </w:t>
      </w:r>
      <w:proofErr w:type="spellStart"/>
      <w:r w:rsidRPr="00B32FBB">
        <w:rPr>
          <w:color w:val="273239"/>
          <w:spacing w:val="2"/>
        </w:rPr>
        <w:t>package.rpm</w:t>
      </w:r>
      <w:proofErr w:type="spellEnd"/>
    </w:p>
    <w:p w:rsidRPr="00B32FBB" w:rsidR="00B32FBB" w:rsidP="00B32FBB" w:rsidRDefault="00B32FBB" w14:paraId="099E51E4" w14:textId="77777777">
      <w:pPr>
        <w:pStyle w:val="NormalWeb"/>
        <w:shd w:val="clear" w:color="auto" w:fill="FFFFFF"/>
        <w:textAlignment w:val="baseline"/>
        <w:rPr>
          <w:color w:val="273239"/>
          <w:spacing w:val="2"/>
        </w:rPr>
      </w:pPr>
      <w:r w:rsidRPr="00B32FBB">
        <w:rPr>
          <w:b/>
          <w:bCs/>
          <w:color w:val="273239"/>
          <w:spacing w:val="2"/>
        </w:rPr>
        <w:t>Removing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rpm -e </w:t>
      </w:r>
      <w:proofErr w:type="spellStart"/>
      <w:r w:rsidRPr="00B32FBB">
        <w:rPr>
          <w:color w:val="273239"/>
          <w:spacing w:val="2"/>
        </w:rPr>
        <w:t>package_name</w:t>
      </w:r>
      <w:proofErr w:type="spellEnd"/>
    </w:p>
    <w:p w:rsidRPr="00B32FBB" w:rsidR="00B32FBB" w:rsidP="00B32FBB" w:rsidRDefault="00B32FBB" w14:paraId="19B8446A" w14:textId="77777777">
      <w:pPr>
        <w:pStyle w:val="NormalWeb"/>
        <w:shd w:val="clear" w:color="auto" w:fill="FFFFFF"/>
        <w:textAlignment w:val="baseline"/>
        <w:rPr>
          <w:color w:val="273239"/>
          <w:spacing w:val="2"/>
        </w:rPr>
      </w:pPr>
    </w:p>
    <w:p w:rsidRPr="00B32FBB" w:rsidR="00B32FBB" w:rsidP="00B32FBB" w:rsidRDefault="00B32FBB" w14:paraId="2B04352D" w14:textId="749F67CF">
      <w:pPr>
        <w:pStyle w:val="NormalWeb"/>
        <w:shd w:val="clear" w:color="auto" w:fill="FFFFFF"/>
        <w:textAlignment w:val="baseline"/>
        <w:rPr>
          <w:b/>
          <w:bCs/>
          <w:color w:val="273239"/>
          <w:spacing w:val="2"/>
        </w:rPr>
      </w:pPr>
      <w:r w:rsidRPr="00B32FBB">
        <w:rPr>
          <w:b/>
          <w:bCs/>
          <w:color w:val="273239"/>
          <w:spacing w:val="2"/>
        </w:rPr>
        <w:t>YUM</w:t>
      </w:r>
      <w:r w:rsidR="00167068">
        <w:rPr>
          <w:b/>
          <w:bCs/>
          <w:color w:val="273239"/>
          <w:spacing w:val="2"/>
        </w:rPr>
        <w:t xml:space="preserve">: </w:t>
      </w:r>
      <w:r w:rsidRPr="00B32FBB">
        <w:rPr>
          <w:color w:val="273239"/>
          <w:spacing w:val="2"/>
        </w:rPr>
        <w:t>YUM (</w:t>
      </w:r>
      <w:proofErr w:type="spellStart"/>
      <w:r w:rsidRPr="00B32FBB">
        <w:rPr>
          <w:color w:val="273239"/>
          <w:spacing w:val="2"/>
        </w:rPr>
        <w:t>Yellowdog</w:t>
      </w:r>
      <w:proofErr w:type="spellEnd"/>
      <w:r w:rsidRPr="00B32FBB">
        <w:rPr>
          <w:color w:val="273239"/>
          <w:spacing w:val="2"/>
        </w:rPr>
        <w:t xml:space="preserve"> Updater, Modified) is a higher-level tool that uses rpm under the hood, handling package installation, updates, and dependency resolution. Updating the package list: </w:t>
      </w:r>
      <w:proofErr w:type="spellStart"/>
      <w:r w:rsidRPr="00B32FBB">
        <w:rPr>
          <w:color w:val="273239"/>
          <w:spacing w:val="2"/>
        </w:rPr>
        <w:t>sudo</w:t>
      </w:r>
      <w:proofErr w:type="spellEnd"/>
      <w:r w:rsidRPr="00B32FBB">
        <w:rPr>
          <w:color w:val="273239"/>
          <w:spacing w:val="2"/>
        </w:rPr>
        <w:t xml:space="preserve"> yum check-update</w:t>
      </w:r>
    </w:p>
    <w:p w:rsidRPr="00B32FBB" w:rsidR="00B32FBB" w:rsidP="00B32FBB" w:rsidRDefault="00B32FBB" w14:paraId="4508C56E" w14:textId="1AFD87D0">
      <w:pPr>
        <w:pStyle w:val="NormalWeb"/>
        <w:shd w:val="clear" w:color="auto" w:fill="FFFFFF"/>
        <w:textAlignment w:val="baseline"/>
        <w:rPr>
          <w:color w:val="273239"/>
          <w:spacing w:val="2"/>
        </w:rPr>
      </w:pPr>
      <w:r w:rsidRPr="00B32FBB">
        <w:rPr>
          <w:b/>
          <w:bCs/>
          <w:color w:val="273239"/>
          <w:spacing w:val="2"/>
        </w:rPr>
        <w:t>Upgrading installed packages:</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yum update</w:t>
      </w:r>
    </w:p>
    <w:p w:rsidR="00B32FBB" w:rsidP="00B32FBB" w:rsidRDefault="00B32FBB" w14:paraId="3654D54D" w14:textId="77EB1BF7">
      <w:pPr>
        <w:pStyle w:val="NormalWeb"/>
        <w:shd w:val="clear" w:color="auto" w:fill="FFFFFF"/>
        <w:textAlignment w:val="baseline"/>
        <w:rPr>
          <w:color w:val="273239"/>
          <w:spacing w:val="2"/>
        </w:rPr>
      </w:pPr>
      <w:r w:rsidRPr="00B32FBB">
        <w:rPr>
          <w:b/>
          <w:bCs/>
          <w:color w:val="273239"/>
          <w:spacing w:val="2"/>
        </w:rPr>
        <w:t>DNF</w:t>
      </w:r>
      <w:r w:rsidR="00167068">
        <w:rPr>
          <w:color w:val="273239"/>
          <w:spacing w:val="2"/>
        </w:rPr>
        <w:t xml:space="preserve">: </w:t>
      </w:r>
      <w:r w:rsidRPr="00B32FBB">
        <w:rPr>
          <w:color w:val="273239"/>
          <w:spacing w:val="2"/>
        </w:rPr>
        <w:t>DNF (Dandified YUM) is the next-generation version of YUM, used in Fedora and newer versions of CentOS and RHEL.</w:t>
      </w:r>
    </w:p>
    <w:p w:rsidR="002E4AC4" w:rsidP="00B32FBB" w:rsidRDefault="002E4AC4" w14:paraId="16D4B0A6" w14:textId="77777777">
      <w:pPr>
        <w:pStyle w:val="NormalWeb"/>
        <w:shd w:val="clear" w:color="auto" w:fill="FFFFFF"/>
        <w:textAlignment w:val="baseline"/>
        <w:rPr>
          <w:color w:val="273239"/>
          <w:spacing w:val="2"/>
        </w:rPr>
      </w:pPr>
    </w:p>
    <w:p w:rsidRPr="00D91451" w:rsidR="002E4AC4" w:rsidP="003F1569" w:rsidRDefault="00C6133E" w14:paraId="4FB69423" w14:textId="54ABB5CA">
      <w:pPr>
        <w:pStyle w:val="NormalWeb"/>
        <w:numPr>
          <w:ilvl w:val="0"/>
          <w:numId w:val="76"/>
        </w:numPr>
        <w:shd w:val="clear" w:color="auto" w:fill="FFFFFF"/>
        <w:textAlignment w:val="baseline"/>
        <w:rPr>
          <w:b/>
          <w:bCs/>
          <w:color w:val="273239"/>
          <w:spacing w:val="2"/>
        </w:rPr>
      </w:pPr>
      <w:r w:rsidRPr="00D91451">
        <w:rPr>
          <w:b/>
          <w:bCs/>
          <w:color w:val="273239"/>
          <w:spacing w:val="2"/>
        </w:rPr>
        <w:t xml:space="preserve">The </w:t>
      </w:r>
      <w:proofErr w:type="spellStart"/>
      <w:r w:rsidRPr="00D91451">
        <w:rPr>
          <w:b/>
          <w:bCs/>
          <w:color w:val="273239"/>
          <w:spacing w:val="2"/>
        </w:rPr>
        <w:t>linux</w:t>
      </w:r>
      <w:proofErr w:type="spellEnd"/>
      <w:r w:rsidRPr="00D91451">
        <w:rPr>
          <w:b/>
          <w:bCs/>
          <w:color w:val="273239"/>
          <w:spacing w:val="2"/>
        </w:rPr>
        <w:t xml:space="preserve"> Boot Process</w:t>
      </w:r>
    </w:p>
    <w:p w:rsidRPr="001D0767" w:rsidR="001D0767" w:rsidP="001D0767" w:rsidRDefault="001D0767" w14:paraId="5B58E5CB" w14:textId="5F01A4C7">
      <w:pPr>
        <w:pStyle w:val="NormalWeb"/>
        <w:shd w:val="clear" w:color="auto" w:fill="FFFFFF"/>
        <w:ind w:left="20"/>
        <w:textAlignment w:val="baseline"/>
        <w:rPr>
          <w:color w:val="273239"/>
          <w:spacing w:val="2"/>
        </w:rPr>
      </w:pPr>
      <w:r w:rsidRPr="001D0767">
        <w:rPr>
          <w:color w:val="273239"/>
          <w:spacing w:val="2"/>
        </w:rPr>
        <w:t>The Linux boot process is a sequence of events that takes place when a Linux system is powered on or rebooted. This process includes several stages, each with its own critical function to bring the system to an operational state.</w:t>
      </w:r>
    </w:p>
    <w:p w:rsidRPr="001D0767" w:rsidR="001D0767" w:rsidP="001D0767" w:rsidRDefault="001D0767" w14:paraId="1C94178B" w14:textId="0DA75CDB">
      <w:pPr>
        <w:pStyle w:val="NormalWeb"/>
        <w:shd w:val="clear" w:color="auto" w:fill="FFFFFF"/>
        <w:ind w:left="20"/>
        <w:textAlignment w:val="baseline"/>
        <w:rPr>
          <w:b/>
          <w:bCs/>
          <w:color w:val="273239"/>
          <w:spacing w:val="2"/>
        </w:rPr>
      </w:pPr>
      <w:r w:rsidRPr="001D0767">
        <w:rPr>
          <w:b/>
          <w:bCs/>
          <w:color w:val="273239"/>
          <w:spacing w:val="2"/>
        </w:rPr>
        <w:t>BIOS (Basic Input/Output System)</w:t>
      </w:r>
      <w:r w:rsidR="00B84E3F">
        <w:rPr>
          <w:b/>
          <w:bCs/>
          <w:color w:val="273239"/>
          <w:spacing w:val="2"/>
        </w:rPr>
        <w:t xml:space="preserve"> </w:t>
      </w:r>
      <w:r w:rsidRPr="001D0767" w:rsidR="00B84E3F">
        <w:rPr>
          <w:b/>
          <w:bCs/>
          <w:color w:val="273239"/>
          <w:spacing w:val="2"/>
        </w:rPr>
        <w:t>Initialization</w:t>
      </w:r>
    </w:p>
    <w:p w:rsidRPr="001D0767" w:rsidR="001D0767" w:rsidP="001D0767" w:rsidRDefault="001D0767" w14:paraId="7857F70D" w14:textId="77777777">
      <w:pPr>
        <w:pStyle w:val="NormalWeb"/>
        <w:shd w:val="clear" w:color="auto" w:fill="FFFFFF"/>
        <w:ind w:left="20"/>
        <w:textAlignment w:val="baseline"/>
        <w:rPr>
          <w:color w:val="273239"/>
          <w:spacing w:val="2"/>
        </w:rPr>
      </w:pPr>
      <w:r w:rsidRPr="001D0767">
        <w:rPr>
          <w:b/>
          <w:bCs/>
          <w:color w:val="273239"/>
          <w:spacing w:val="2"/>
        </w:rPr>
        <w:t xml:space="preserve">Power-On </w:t>
      </w:r>
      <w:proofErr w:type="spellStart"/>
      <w:r w:rsidRPr="001D0767">
        <w:rPr>
          <w:b/>
          <w:bCs/>
          <w:color w:val="273239"/>
          <w:spacing w:val="2"/>
        </w:rPr>
        <w:t>Self Test</w:t>
      </w:r>
      <w:proofErr w:type="spellEnd"/>
      <w:r w:rsidRPr="001D0767">
        <w:rPr>
          <w:b/>
          <w:bCs/>
          <w:color w:val="273239"/>
          <w:spacing w:val="2"/>
        </w:rPr>
        <w:t xml:space="preserve"> (POST):</w:t>
      </w:r>
      <w:r w:rsidRPr="001D0767">
        <w:rPr>
          <w:color w:val="273239"/>
          <w:spacing w:val="2"/>
        </w:rPr>
        <w:t xml:space="preserve"> The BIOS performs a POST to check the hardware components (CPU, RAM, disk controllers, etc.) and ensure they are functioning correctly.</w:t>
      </w:r>
    </w:p>
    <w:p w:rsidRPr="001D0767" w:rsidR="001D0767" w:rsidP="001D0767" w:rsidRDefault="001D0767" w14:paraId="61AD9978" w14:textId="77777777">
      <w:pPr>
        <w:pStyle w:val="NormalWeb"/>
        <w:shd w:val="clear" w:color="auto" w:fill="FFFFFF"/>
        <w:ind w:left="20"/>
        <w:textAlignment w:val="baseline"/>
        <w:rPr>
          <w:color w:val="273239"/>
          <w:spacing w:val="2"/>
        </w:rPr>
      </w:pPr>
      <w:r w:rsidRPr="001D0767">
        <w:rPr>
          <w:b/>
          <w:bCs/>
          <w:color w:val="273239"/>
          <w:spacing w:val="2"/>
        </w:rPr>
        <w:t>Boot Device Selection:</w:t>
      </w:r>
      <w:r w:rsidRPr="001D0767">
        <w:rPr>
          <w:color w:val="273239"/>
          <w:spacing w:val="2"/>
        </w:rPr>
        <w:t xml:space="preserve"> The BIOS reads the boot sequence from the BIOS settings and identifies the bootable device (hard disk, CD/DVD, USB drive).</w:t>
      </w:r>
    </w:p>
    <w:p w:rsidRPr="001D0767" w:rsidR="001D0767" w:rsidP="001D0767" w:rsidRDefault="001D0767" w14:paraId="5BE57239" w14:textId="77777777">
      <w:pPr>
        <w:pStyle w:val="NormalWeb"/>
        <w:shd w:val="clear" w:color="auto" w:fill="FFFFFF"/>
        <w:ind w:left="20"/>
        <w:textAlignment w:val="baseline"/>
        <w:rPr>
          <w:color w:val="273239"/>
          <w:spacing w:val="2"/>
        </w:rPr>
      </w:pPr>
    </w:p>
    <w:p w:rsidRPr="001D0767" w:rsidR="001D0767" w:rsidP="001D0767" w:rsidRDefault="001D0767" w14:paraId="0C5BE88D" w14:textId="77777777">
      <w:pPr>
        <w:pStyle w:val="NormalWeb"/>
        <w:shd w:val="clear" w:color="auto" w:fill="FFFFFF"/>
        <w:ind w:left="20"/>
        <w:textAlignment w:val="baseline"/>
        <w:rPr>
          <w:b/>
          <w:bCs/>
          <w:color w:val="273239"/>
          <w:spacing w:val="2"/>
        </w:rPr>
      </w:pPr>
      <w:r w:rsidRPr="001D0767">
        <w:rPr>
          <w:b/>
          <w:bCs/>
          <w:color w:val="273239"/>
          <w:spacing w:val="2"/>
        </w:rPr>
        <w:t>Bootloader Stage</w:t>
      </w:r>
    </w:p>
    <w:p w:rsidRPr="001D0767" w:rsidR="001D0767" w:rsidP="001D0767" w:rsidRDefault="001D0767" w14:paraId="3CF515A8" w14:textId="77777777">
      <w:pPr>
        <w:pStyle w:val="NormalWeb"/>
        <w:shd w:val="clear" w:color="auto" w:fill="FFFFFF"/>
        <w:ind w:left="20"/>
        <w:textAlignment w:val="baseline"/>
        <w:rPr>
          <w:b/>
          <w:bCs/>
          <w:color w:val="273239"/>
          <w:spacing w:val="2"/>
        </w:rPr>
      </w:pPr>
      <w:r w:rsidRPr="001D0767">
        <w:rPr>
          <w:b/>
          <w:bCs/>
          <w:color w:val="273239"/>
          <w:spacing w:val="2"/>
        </w:rPr>
        <w:t>MBR (Master Boot Record) and GRUB</w:t>
      </w:r>
    </w:p>
    <w:p w:rsidRPr="001D0767" w:rsidR="001D0767" w:rsidP="001D0767" w:rsidRDefault="001D0767" w14:paraId="214C9CDC" w14:textId="77777777">
      <w:pPr>
        <w:pStyle w:val="NormalWeb"/>
        <w:shd w:val="clear" w:color="auto" w:fill="FFFFFF"/>
        <w:ind w:left="20"/>
        <w:textAlignment w:val="baseline"/>
        <w:rPr>
          <w:color w:val="273239"/>
          <w:spacing w:val="2"/>
        </w:rPr>
      </w:pPr>
      <w:r w:rsidRPr="001D0767">
        <w:rPr>
          <w:b/>
          <w:bCs/>
          <w:color w:val="273239"/>
          <w:spacing w:val="2"/>
        </w:rPr>
        <w:t>MBR</w:t>
      </w:r>
      <w:r w:rsidRPr="001D0767">
        <w:rPr>
          <w:color w:val="273239"/>
          <w:spacing w:val="2"/>
        </w:rPr>
        <w:t>: The first sector of the bootable disk contains the MBR, which includes the bootloader information.</w:t>
      </w:r>
    </w:p>
    <w:p w:rsidRPr="001D0767" w:rsidR="001D0767" w:rsidP="001D0767" w:rsidRDefault="001D0767" w14:paraId="132A5AB3" w14:textId="77777777">
      <w:pPr>
        <w:pStyle w:val="NormalWeb"/>
        <w:shd w:val="clear" w:color="auto" w:fill="FFFFFF"/>
        <w:ind w:left="20"/>
        <w:textAlignment w:val="baseline"/>
        <w:rPr>
          <w:color w:val="273239"/>
          <w:spacing w:val="2"/>
        </w:rPr>
      </w:pPr>
      <w:r w:rsidRPr="001D0767">
        <w:rPr>
          <w:b/>
          <w:bCs/>
          <w:color w:val="273239"/>
          <w:spacing w:val="2"/>
        </w:rPr>
        <w:t>GRUB (</w:t>
      </w:r>
      <w:proofErr w:type="spellStart"/>
      <w:r w:rsidRPr="001D0767">
        <w:rPr>
          <w:b/>
          <w:bCs/>
          <w:color w:val="273239"/>
          <w:spacing w:val="2"/>
        </w:rPr>
        <w:t>GRand</w:t>
      </w:r>
      <w:proofErr w:type="spellEnd"/>
      <w:r w:rsidRPr="001D0767">
        <w:rPr>
          <w:b/>
          <w:bCs/>
          <w:color w:val="273239"/>
          <w:spacing w:val="2"/>
        </w:rPr>
        <w:t xml:space="preserve"> Unified Bootloader):</w:t>
      </w:r>
      <w:r w:rsidRPr="001D0767">
        <w:rPr>
          <w:color w:val="273239"/>
          <w:spacing w:val="2"/>
        </w:rPr>
        <w:t xml:space="preserve"> The most common bootloader used in Linux systems. GRUB loads the kernel into memory and hands over control to it.</w:t>
      </w:r>
    </w:p>
    <w:p w:rsidRPr="001D0767" w:rsidR="001D0767" w:rsidP="001D0767" w:rsidRDefault="001D0767" w14:paraId="5AE63009" w14:textId="77777777">
      <w:pPr>
        <w:pStyle w:val="NormalWeb"/>
        <w:shd w:val="clear" w:color="auto" w:fill="FFFFFF"/>
        <w:ind w:left="20"/>
        <w:textAlignment w:val="baseline"/>
        <w:rPr>
          <w:b/>
          <w:bCs/>
          <w:color w:val="273239"/>
          <w:spacing w:val="2"/>
        </w:rPr>
      </w:pPr>
      <w:r w:rsidRPr="001D0767">
        <w:rPr>
          <w:b/>
          <w:bCs/>
          <w:color w:val="273239"/>
          <w:spacing w:val="2"/>
        </w:rPr>
        <w:t>Kernel Initialization</w:t>
      </w:r>
    </w:p>
    <w:p w:rsidRPr="001D0767" w:rsidR="001D0767" w:rsidP="001D0767" w:rsidRDefault="001D0767" w14:paraId="4BCDAD26" w14:textId="77777777">
      <w:pPr>
        <w:pStyle w:val="NormalWeb"/>
        <w:shd w:val="clear" w:color="auto" w:fill="FFFFFF"/>
        <w:ind w:left="20"/>
        <w:textAlignment w:val="baseline"/>
        <w:rPr>
          <w:color w:val="273239"/>
          <w:spacing w:val="2"/>
        </w:rPr>
      </w:pPr>
      <w:r w:rsidRPr="001D0767">
        <w:rPr>
          <w:b/>
          <w:bCs/>
          <w:color w:val="273239"/>
          <w:spacing w:val="2"/>
        </w:rPr>
        <w:t>Loading the Kernel:</w:t>
      </w:r>
      <w:r w:rsidRPr="001D0767">
        <w:rPr>
          <w:color w:val="273239"/>
          <w:spacing w:val="2"/>
        </w:rPr>
        <w:t xml:space="preserve"> The selected kernel image is loaded into memory.</w:t>
      </w:r>
    </w:p>
    <w:p w:rsidRPr="001D0767" w:rsidR="001D0767" w:rsidP="001D0767" w:rsidRDefault="001D0767" w14:paraId="2C786984" w14:textId="77777777">
      <w:pPr>
        <w:pStyle w:val="NormalWeb"/>
        <w:shd w:val="clear" w:color="auto" w:fill="FFFFFF"/>
        <w:ind w:left="20"/>
        <w:textAlignment w:val="baseline"/>
        <w:rPr>
          <w:color w:val="273239"/>
          <w:spacing w:val="2"/>
        </w:rPr>
      </w:pPr>
      <w:r w:rsidRPr="001D0767">
        <w:rPr>
          <w:b/>
          <w:bCs/>
          <w:color w:val="273239"/>
          <w:spacing w:val="2"/>
        </w:rPr>
        <w:t>Decompressing the Kernel:</w:t>
      </w:r>
      <w:r w:rsidRPr="001D0767">
        <w:rPr>
          <w:color w:val="273239"/>
          <w:spacing w:val="2"/>
        </w:rPr>
        <w:t xml:space="preserve"> The kernel is typically compressed and is decompressed during this stage.</w:t>
      </w:r>
    </w:p>
    <w:p w:rsidRPr="001D0767" w:rsidR="001D0767" w:rsidP="001D0767" w:rsidRDefault="001D0767" w14:paraId="2274B736" w14:textId="77777777">
      <w:pPr>
        <w:pStyle w:val="NormalWeb"/>
        <w:shd w:val="clear" w:color="auto" w:fill="FFFFFF"/>
        <w:ind w:left="20"/>
        <w:textAlignment w:val="baseline"/>
        <w:rPr>
          <w:color w:val="273239"/>
          <w:spacing w:val="2"/>
        </w:rPr>
      </w:pPr>
      <w:r w:rsidRPr="001D0767">
        <w:rPr>
          <w:b/>
          <w:bCs/>
          <w:color w:val="273239"/>
          <w:spacing w:val="2"/>
        </w:rPr>
        <w:t>Hardware and Driver Initialization:</w:t>
      </w:r>
      <w:r w:rsidRPr="001D0767">
        <w:rPr>
          <w:color w:val="273239"/>
          <w:spacing w:val="2"/>
        </w:rPr>
        <w:t xml:space="preserve"> The kernel initializes all the necessary hardware drivers and performs a system hardware check.</w:t>
      </w:r>
    </w:p>
    <w:p w:rsidRPr="001D0767" w:rsidR="001D0767" w:rsidP="001D0767" w:rsidRDefault="001D0767" w14:paraId="72A54651" w14:textId="77777777">
      <w:pPr>
        <w:pStyle w:val="NormalWeb"/>
        <w:shd w:val="clear" w:color="auto" w:fill="FFFFFF"/>
        <w:ind w:left="20"/>
        <w:textAlignment w:val="baseline"/>
        <w:rPr>
          <w:color w:val="273239"/>
          <w:spacing w:val="2"/>
        </w:rPr>
      </w:pPr>
      <w:r w:rsidRPr="001D0767">
        <w:rPr>
          <w:b/>
          <w:bCs/>
          <w:color w:val="273239"/>
          <w:spacing w:val="2"/>
        </w:rPr>
        <w:t>Init/</w:t>
      </w:r>
      <w:proofErr w:type="spellStart"/>
      <w:r w:rsidRPr="001D0767">
        <w:rPr>
          <w:b/>
          <w:bCs/>
          <w:color w:val="273239"/>
          <w:spacing w:val="2"/>
        </w:rPr>
        <w:t>Systemd</w:t>
      </w:r>
      <w:proofErr w:type="spellEnd"/>
      <w:r w:rsidRPr="001D0767">
        <w:rPr>
          <w:b/>
          <w:bCs/>
          <w:color w:val="273239"/>
          <w:spacing w:val="2"/>
        </w:rPr>
        <w:t xml:space="preserve"> Initialization:</w:t>
      </w:r>
      <w:r w:rsidRPr="001D0767">
        <w:rPr>
          <w:color w:val="273239"/>
          <w:spacing w:val="2"/>
        </w:rPr>
        <w:t xml:space="preserve">  </w:t>
      </w:r>
      <w:proofErr w:type="spellStart"/>
      <w:r w:rsidRPr="001D0767">
        <w:rPr>
          <w:color w:val="273239"/>
          <w:spacing w:val="2"/>
        </w:rPr>
        <w:t>systemd</w:t>
      </w:r>
      <w:proofErr w:type="spellEnd"/>
      <w:r w:rsidRPr="001D0767">
        <w:rPr>
          <w:color w:val="273239"/>
          <w:spacing w:val="2"/>
        </w:rPr>
        <w:t xml:space="preserve">: The modern </w:t>
      </w:r>
      <w:proofErr w:type="spellStart"/>
      <w:r w:rsidRPr="001D0767">
        <w:rPr>
          <w:color w:val="273239"/>
          <w:spacing w:val="2"/>
        </w:rPr>
        <w:t>init</w:t>
      </w:r>
      <w:proofErr w:type="spellEnd"/>
      <w:r w:rsidRPr="001D0767">
        <w:rPr>
          <w:color w:val="273239"/>
          <w:spacing w:val="2"/>
        </w:rPr>
        <w:t xml:space="preserve"> system used in most contemporary Linux distributions.</w:t>
      </w:r>
    </w:p>
    <w:p w:rsidR="00D91451" w:rsidP="001F3C87" w:rsidRDefault="001D0767" w14:paraId="6A111671" w14:textId="27A537AD">
      <w:pPr>
        <w:pStyle w:val="NormalWeb"/>
        <w:shd w:val="clear" w:color="auto" w:fill="FFFFFF"/>
        <w:ind w:left="20"/>
        <w:textAlignment w:val="baseline"/>
        <w:rPr>
          <w:color w:val="273239"/>
          <w:spacing w:val="2"/>
        </w:rPr>
      </w:pPr>
      <w:r w:rsidRPr="001D0767">
        <w:rPr>
          <w:b/>
          <w:bCs/>
          <w:color w:val="273239"/>
          <w:spacing w:val="2"/>
        </w:rPr>
        <w:t>Root File System Mounting</w:t>
      </w:r>
      <w:r w:rsidR="001F3C87">
        <w:rPr>
          <w:b/>
          <w:bCs/>
          <w:color w:val="273239"/>
          <w:spacing w:val="2"/>
        </w:rPr>
        <w:t xml:space="preserve">: </w:t>
      </w:r>
      <w:r w:rsidRPr="001D0767">
        <w:rPr>
          <w:color w:val="273239"/>
          <w:spacing w:val="2"/>
        </w:rPr>
        <w:t>The actual root file system is mounted, replacing the initial RAM disk file system</w:t>
      </w:r>
    </w:p>
    <w:p w:rsidR="00ED608F" w:rsidP="00B71E53" w:rsidRDefault="00ED608F" w14:paraId="60DBAAE1" w14:textId="77777777">
      <w:pPr>
        <w:pStyle w:val="NormalWeb"/>
        <w:shd w:val="clear" w:color="auto" w:fill="FFFFFF"/>
        <w:textAlignment w:val="baseline"/>
        <w:rPr>
          <w:b/>
          <w:bCs/>
          <w:color w:val="273239"/>
          <w:spacing w:val="2"/>
        </w:rPr>
      </w:pPr>
    </w:p>
    <w:p w:rsidRPr="00ED608F" w:rsidR="00C95DA6" w:rsidP="003F1569" w:rsidRDefault="005C77AA" w14:paraId="5B2B6097" w14:textId="474FC2C1">
      <w:pPr>
        <w:pStyle w:val="NormalWeb"/>
        <w:numPr>
          <w:ilvl w:val="0"/>
          <w:numId w:val="76"/>
        </w:numPr>
        <w:shd w:val="clear" w:color="auto" w:fill="FFFFFF"/>
        <w:ind w:left="-94"/>
        <w:textAlignment w:val="baseline"/>
        <w:rPr>
          <w:b/>
          <w:bCs/>
          <w:color w:val="273239"/>
          <w:spacing w:val="2"/>
        </w:rPr>
      </w:pPr>
      <w:r w:rsidRPr="00B71E53">
        <w:rPr>
          <w:b/>
          <w:bCs/>
          <w:color w:val="273239"/>
          <w:spacing w:val="2"/>
        </w:rPr>
        <w:t>System Logging</w:t>
      </w:r>
      <w:r w:rsidR="00ED608F">
        <w:rPr>
          <w:b/>
          <w:bCs/>
          <w:color w:val="273239"/>
          <w:spacing w:val="2"/>
        </w:rPr>
        <w:t xml:space="preserve">: </w:t>
      </w:r>
      <w:r w:rsidRPr="00C95DA6" w:rsidR="00C95DA6">
        <w:rPr>
          <w:color w:val="273239"/>
          <w:spacing w:val="2"/>
        </w:rPr>
        <w:t xml:space="preserve">System logging in Linux is a critical component for monitoring and troubleshooting system activities. It provides a way to collect, store, and </w:t>
      </w:r>
      <w:proofErr w:type="spellStart"/>
      <w:r w:rsidRPr="00C95DA6" w:rsidR="00C95DA6">
        <w:rPr>
          <w:color w:val="273239"/>
          <w:spacing w:val="2"/>
        </w:rPr>
        <w:t>analyze</w:t>
      </w:r>
      <w:proofErr w:type="spellEnd"/>
      <w:r w:rsidRPr="00C95DA6" w:rsidR="00C95DA6">
        <w:rPr>
          <w:color w:val="273239"/>
          <w:spacing w:val="2"/>
        </w:rPr>
        <w:t xml:space="preserve"> log messages generated by the kernel, system services, and user applications. </w:t>
      </w:r>
    </w:p>
    <w:p w:rsidRPr="00C95DA6" w:rsidR="00C95DA6" w:rsidP="00ED608F" w:rsidRDefault="00C95DA6" w14:paraId="2A25553A" w14:textId="77777777">
      <w:pPr>
        <w:pStyle w:val="NormalWeb"/>
        <w:shd w:val="clear" w:color="auto" w:fill="FFFFFF"/>
        <w:textAlignment w:val="baseline"/>
        <w:rPr>
          <w:color w:val="273239"/>
          <w:spacing w:val="2"/>
        </w:rPr>
      </w:pPr>
      <w:proofErr w:type="spellStart"/>
      <w:r w:rsidRPr="00C95DA6">
        <w:rPr>
          <w:b/>
          <w:bCs/>
          <w:color w:val="273239"/>
          <w:spacing w:val="2"/>
        </w:rPr>
        <w:t>rsyslog</w:t>
      </w:r>
      <w:proofErr w:type="spellEnd"/>
      <w:r w:rsidRPr="00C95DA6">
        <w:rPr>
          <w:color w:val="273239"/>
          <w:spacing w:val="2"/>
        </w:rPr>
        <w:t>: An enhanced version of the original syslog daemon with advanced features like logging to databases and filtering capabilities.</w:t>
      </w:r>
    </w:p>
    <w:p w:rsidRPr="00C95DA6" w:rsidR="00C95DA6" w:rsidP="00ED608F" w:rsidRDefault="00C95DA6" w14:paraId="33D7FA9D" w14:textId="5900C531">
      <w:pPr>
        <w:pStyle w:val="NormalWeb"/>
        <w:shd w:val="clear" w:color="auto" w:fill="FFFFFF"/>
        <w:textAlignment w:val="baseline"/>
        <w:rPr>
          <w:b/>
          <w:bCs/>
          <w:color w:val="273239"/>
          <w:spacing w:val="2"/>
        </w:rPr>
      </w:pPr>
      <w:r w:rsidRPr="00C95DA6">
        <w:rPr>
          <w:b/>
          <w:bCs/>
          <w:color w:val="273239"/>
          <w:spacing w:val="2"/>
        </w:rPr>
        <w:t>Log Files</w:t>
      </w:r>
    </w:p>
    <w:p w:rsidRPr="00C95DA6" w:rsidR="00C95DA6" w:rsidP="00ED608F" w:rsidRDefault="00C95DA6" w14:paraId="7FB63245" w14:textId="77777777">
      <w:pPr>
        <w:pStyle w:val="NormalWeb"/>
        <w:shd w:val="clear" w:color="auto" w:fill="FFFFFF"/>
        <w:textAlignment w:val="baseline"/>
        <w:rPr>
          <w:color w:val="273239"/>
          <w:spacing w:val="2"/>
        </w:rPr>
      </w:pPr>
      <w:r w:rsidRPr="00C95DA6">
        <w:rPr>
          <w:color w:val="273239"/>
          <w:spacing w:val="2"/>
        </w:rPr>
        <w:t>Located in /var/log/.</w:t>
      </w:r>
    </w:p>
    <w:p w:rsidRPr="00C95DA6" w:rsidR="00C95DA6" w:rsidP="00ED608F" w:rsidRDefault="00C95DA6" w14:paraId="0BB38E16" w14:textId="77777777">
      <w:pPr>
        <w:pStyle w:val="NormalWeb"/>
        <w:shd w:val="clear" w:color="auto" w:fill="FFFFFF"/>
        <w:textAlignment w:val="baseline"/>
        <w:rPr>
          <w:color w:val="273239"/>
          <w:spacing w:val="2"/>
        </w:rPr>
      </w:pPr>
      <w:r w:rsidRPr="00C95DA6">
        <w:rPr>
          <w:color w:val="273239"/>
          <w:spacing w:val="2"/>
        </w:rPr>
        <w:t>Common log files:</w:t>
      </w:r>
    </w:p>
    <w:p w:rsidRPr="00C95DA6" w:rsidR="00C95DA6" w:rsidP="00ED608F" w:rsidRDefault="00C95DA6" w14:paraId="025E8FC7" w14:textId="77777777">
      <w:pPr>
        <w:pStyle w:val="NormalWeb"/>
        <w:shd w:val="clear" w:color="auto" w:fill="FFFFFF"/>
        <w:textAlignment w:val="baseline"/>
        <w:rPr>
          <w:color w:val="273239"/>
          <w:spacing w:val="2"/>
        </w:rPr>
      </w:pPr>
      <w:r w:rsidRPr="00C95DA6">
        <w:rPr>
          <w:color w:val="273239"/>
          <w:spacing w:val="2"/>
        </w:rPr>
        <w:t>/var/log/messages: General system log messages.</w:t>
      </w:r>
    </w:p>
    <w:p w:rsidRPr="00C95DA6" w:rsidR="00C95DA6" w:rsidP="00ED608F" w:rsidRDefault="00C95DA6" w14:paraId="00BE7819" w14:textId="77777777">
      <w:pPr>
        <w:pStyle w:val="NormalWeb"/>
        <w:shd w:val="clear" w:color="auto" w:fill="FFFFFF"/>
        <w:textAlignment w:val="baseline"/>
        <w:rPr>
          <w:color w:val="273239"/>
          <w:spacing w:val="2"/>
        </w:rPr>
      </w:pPr>
      <w:r w:rsidRPr="00C95DA6">
        <w:rPr>
          <w:color w:val="273239"/>
          <w:spacing w:val="2"/>
        </w:rPr>
        <w:t>/var/log/syslog: General system log messages (Debian-based systems).</w:t>
      </w:r>
    </w:p>
    <w:p w:rsidRPr="00C95DA6" w:rsidR="00C95DA6" w:rsidP="00ED608F" w:rsidRDefault="00C95DA6" w14:paraId="26121068" w14:textId="77777777">
      <w:pPr>
        <w:pStyle w:val="NormalWeb"/>
        <w:shd w:val="clear" w:color="auto" w:fill="FFFFFF"/>
        <w:textAlignment w:val="baseline"/>
        <w:rPr>
          <w:color w:val="273239"/>
          <w:spacing w:val="2"/>
        </w:rPr>
      </w:pPr>
      <w:r w:rsidRPr="00C95DA6">
        <w:rPr>
          <w:color w:val="273239"/>
          <w:spacing w:val="2"/>
        </w:rPr>
        <w:t>/var/log/auth.log: Authentication and authorization logs.</w:t>
      </w:r>
    </w:p>
    <w:p w:rsidRPr="00C95DA6" w:rsidR="00C95DA6" w:rsidP="00ED608F" w:rsidRDefault="00C95DA6" w14:paraId="1E0C2E88" w14:textId="77777777">
      <w:pPr>
        <w:pStyle w:val="NormalWeb"/>
        <w:shd w:val="clear" w:color="auto" w:fill="FFFFFF"/>
        <w:textAlignment w:val="baseline"/>
        <w:rPr>
          <w:color w:val="273239"/>
          <w:spacing w:val="2"/>
        </w:rPr>
      </w:pPr>
      <w:r w:rsidRPr="00C95DA6">
        <w:rPr>
          <w:color w:val="273239"/>
          <w:spacing w:val="2"/>
        </w:rPr>
        <w:t>/var/log/kern.log: Kernel logs.</w:t>
      </w:r>
    </w:p>
    <w:p w:rsidR="00C95DA6" w:rsidP="00ED608F" w:rsidRDefault="00C95DA6" w14:paraId="5461EC69" w14:textId="77777777">
      <w:pPr>
        <w:pStyle w:val="NormalWeb"/>
        <w:shd w:val="clear" w:color="auto" w:fill="FFFFFF"/>
        <w:textAlignment w:val="baseline"/>
        <w:rPr>
          <w:color w:val="273239"/>
          <w:spacing w:val="2"/>
        </w:rPr>
      </w:pPr>
      <w:r w:rsidRPr="00C95DA6">
        <w:rPr>
          <w:color w:val="273239"/>
          <w:spacing w:val="2"/>
        </w:rPr>
        <w:t>/var/log/daemon.log: Daemon logs.</w:t>
      </w:r>
    </w:p>
    <w:p w:rsidRPr="00C95DA6" w:rsidR="00C95DA6" w:rsidP="00ED608F" w:rsidRDefault="00C95DA6" w14:paraId="61E91B6D" w14:textId="77777777">
      <w:pPr>
        <w:pStyle w:val="NormalWeb"/>
        <w:shd w:val="clear" w:color="auto" w:fill="FFFFFF"/>
        <w:textAlignment w:val="baseline"/>
        <w:rPr>
          <w:color w:val="273239"/>
          <w:spacing w:val="2"/>
        </w:rPr>
      </w:pPr>
    </w:p>
    <w:p w:rsidRPr="00C95DA6" w:rsidR="00C95DA6" w:rsidP="00ED608F" w:rsidRDefault="00C95DA6" w14:paraId="4BB767E6" w14:textId="77777777">
      <w:pPr>
        <w:pStyle w:val="NormalWeb"/>
        <w:shd w:val="clear" w:color="auto" w:fill="FFFFFF"/>
        <w:textAlignment w:val="baseline"/>
        <w:rPr>
          <w:b/>
          <w:bCs/>
          <w:color w:val="273239"/>
          <w:spacing w:val="2"/>
        </w:rPr>
      </w:pPr>
      <w:r w:rsidRPr="00C95DA6">
        <w:rPr>
          <w:b/>
          <w:bCs/>
          <w:color w:val="273239"/>
          <w:spacing w:val="2"/>
        </w:rPr>
        <w:t>Log Rotation</w:t>
      </w:r>
    </w:p>
    <w:p w:rsidRPr="00C95DA6" w:rsidR="00C95DA6" w:rsidP="00ED608F" w:rsidRDefault="00C95DA6" w14:paraId="5619CC5A" w14:textId="77777777">
      <w:pPr>
        <w:pStyle w:val="NormalWeb"/>
        <w:shd w:val="clear" w:color="auto" w:fill="FFFFFF"/>
        <w:textAlignment w:val="baseline"/>
        <w:rPr>
          <w:color w:val="273239"/>
          <w:spacing w:val="2"/>
        </w:rPr>
      </w:pPr>
      <w:proofErr w:type="spellStart"/>
      <w:r w:rsidRPr="00C95DA6">
        <w:rPr>
          <w:color w:val="273239"/>
          <w:spacing w:val="2"/>
        </w:rPr>
        <w:t>Logrotate</w:t>
      </w:r>
      <w:proofErr w:type="spellEnd"/>
    </w:p>
    <w:p w:rsidR="005C77AA" w:rsidP="00ED608F" w:rsidRDefault="00C95DA6" w14:paraId="71A10A83" w14:textId="36C184D1">
      <w:pPr>
        <w:pStyle w:val="NormalWeb"/>
        <w:shd w:val="clear" w:color="auto" w:fill="FFFFFF"/>
        <w:textAlignment w:val="baseline"/>
        <w:rPr>
          <w:color w:val="273239"/>
          <w:spacing w:val="2"/>
        </w:rPr>
      </w:pPr>
      <w:proofErr w:type="spellStart"/>
      <w:r w:rsidRPr="00C95DA6">
        <w:rPr>
          <w:color w:val="273239"/>
          <w:spacing w:val="2"/>
        </w:rPr>
        <w:t>logrotate</w:t>
      </w:r>
      <w:proofErr w:type="spellEnd"/>
      <w:r w:rsidRPr="00C95DA6">
        <w:rPr>
          <w:color w:val="273239"/>
          <w:spacing w:val="2"/>
        </w:rPr>
        <w:t xml:space="preserve"> is a utility for managing log files, including rotation, compression, and removal.</w:t>
      </w:r>
    </w:p>
    <w:p w:rsidR="00C14B02" w:rsidP="00ED608F" w:rsidRDefault="00C14B02" w14:paraId="4438F682" w14:textId="77777777">
      <w:pPr>
        <w:pStyle w:val="NormalWeb"/>
        <w:shd w:val="clear" w:color="auto" w:fill="FFFFFF"/>
        <w:textAlignment w:val="baseline"/>
        <w:rPr>
          <w:color w:val="273239"/>
          <w:spacing w:val="2"/>
        </w:rPr>
      </w:pPr>
    </w:p>
    <w:p w:rsidRPr="00A23095" w:rsidR="00A23095" w:rsidP="003F1569" w:rsidRDefault="00A23095" w14:paraId="49D399BB" w14:textId="5AC20BB6">
      <w:pPr>
        <w:pStyle w:val="NormalWeb"/>
        <w:numPr>
          <w:ilvl w:val="0"/>
          <w:numId w:val="76"/>
        </w:numPr>
        <w:shd w:val="clear" w:color="auto" w:fill="FFFFFF"/>
        <w:ind w:left="0"/>
        <w:textAlignment w:val="baseline"/>
        <w:rPr>
          <w:color w:val="273239"/>
          <w:spacing w:val="2"/>
        </w:rPr>
      </w:pPr>
      <w:r>
        <w:rPr>
          <w:b/>
          <w:bCs/>
          <w:color w:val="273239"/>
          <w:spacing w:val="2"/>
        </w:rPr>
        <w:t>Disk Management</w:t>
      </w:r>
    </w:p>
    <w:p w:rsidRPr="00A954F0" w:rsidR="00A954F0" w:rsidP="00ED608F" w:rsidRDefault="00A954F0" w14:paraId="17BAD51C" w14:textId="77777777">
      <w:pPr>
        <w:pStyle w:val="NormalWeb"/>
        <w:shd w:val="clear" w:color="auto" w:fill="FFFFFF"/>
        <w:textAlignment w:val="baseline"/>
        <w:rPr>
          <w:color w:val="273239"/>
          <w:spacing w:val="2"/>
        </w:rPr>
      </w:pPr>
      <w:r w:rsidRPr="00A954F0">
        <w:rPr>
          <w:color w:val="273239"/>
          <w:spacing w:val="2"/>
        </w:rPr>
        <w:t xml:space="preserve">Disk management in Linux involves a variety of tasks such as partitioning, formatting, mounting, and monitoring disk usage. These tasks are essential for efficiently managing storage and ensuring system stability </w:t>
      </w:r>
    </w:p>
    <w:p w:rsidRPr="00A954F0" w:rsidR="00A954F0" w:rsidP="003F1569" w:rsidRDefault="00A954F0" w14:paraId="142A5220" w14:textId="6139080D">
      <w:pPr>
        <w:pStyle w:val="NormalWeb"/>
        <w:numPr>
          <w:ilvl w:val="0"/>
          <w:numId w:val="55"/>
        </w:numPr>
        <w:shd w:val="clear" w:color="auto" w:fill="FFFFFF"/>
        <w:ind w:left="0"/>
        <w:textAlignment w:val="baseline"/>
        <w:rPr>
          <w:b/>
          <w:bCs/>
          <w:color w:val="273239"/>
          <w:spacing w:val="2"/>
        </w:rPr>
      </w:pPr>
      <w:r w:rsidRPr="00A954F0">
        <w:rPr>
          <w:b/>
          <w:bCs/>
          <w:color w:val="273239"/>
          <w:spacing w:val="2"/>
        </w:rPr>
        <w:t>Disk Partitioning</w:t>
      </w:r>
      <w:r>
        <w:rPr>
          <w:b/>
          <w:bCs/>
          <w:color w:val="273239"/>
          <w:spacing w:val="2"/>
        </w:rPr>
        <w:t xml:space="preserve">: </w:t>
      </w:r>
      <w:r w:rsidRPr="00A954F0">
        <w:rPr>
          <w:color w:val="273239"/>
          <w:spacing w:val="2"/>
        </w:rPr>
        <w:t xml:space="preserve">Partitioning a disk involves dividing it into sections, each of which can be managed separately. Tools commonly used for partitioning include </w:t>
      </w:r>
      <w:proofErr w:type="spellStart"/>
      <w:r w:rsidRPr="00A954F0">
        <w:rPr>
          <w:color w:val="273239"/>
          <w:spacing w:val="2"/>
        </w:rPr>
        <w:t>fdisk</w:t>
      </w:r>
      <w:proofErr w:type="spellEnd"/>
      <w:r w:rsidRPr="00A954F0">
        <w:rPr>
          <w:color w:val="273239"/>
          <w:spacing w:val="2"/>
        </w:rPr>
        <w:t xml:space="preserve">, parted, and </w:t>
      </w:r>
      <w:proofErr w:type="spellStart"/>
      <w:r w:rsidRPr="00A954F0">
        <w:rPr>
          <w:color w:val="273239"/>
          <w:spacing w:val="2"/>
        </w:rPr>
        <w:t>gdisk</w:t>
      </w:r>
      <w:proofErr w:type="spellEnd"/>
      <w:r w:rsidRPr="00A954F0">
        <w:rPr>
          <w:color w:val="273239"/>
          <w:spacing w:val="2"/>
        </w:rPr>
        <w:t>.</w:t>
      </w:r>
    </w:p>
    <w:p w:rsidRPr="00A954F0" w:rsidR="00A954F0" w:rsidP="00ED608F" w:rsidRDefault="00A954F0" w14:paraId="4B383A0C" w14:textId="11F0BE6E">
      <w:pPr>
        <w:pStyle w:val="NormalWeb"/>
        <w:shd w:val="clear" w:color="auto" w:fill="FFFFFF"/>
        <w:textAlignment w:val="baseline"/>
        <w:rPr>
          <w:b/>
          <w:bCs/>
          <w:color w:val="273239"/>
          <w:spacing w:val="2"/>
        </w:rPr>
      </w:pPr>
      <w:r w:rsidRPr="00A954F0">
        <w:rPr>
          <w:b/>
          <w:bCs/>
          <w:color w:val="273239"/>
          <w:spacing w:val="2"/>
        </w:rPr>
        <w:t xml:space="preserve">Using </w:t>
      </w:r>
      <w:proofErr w:type="spellStart"/>
      <w:r w:rsidRPr="00A954F0">
        <w:rPr>
          <w:b/>
          <w:bCs/>
          <w:color w:val="273239"/>
          <w:spacing w:val="2"/>
        </w:rPr>
        <w:t>fdisk</w:t>
      </w:r>
      <w:proofErr w:type="spellEnd"/>
      <w:r>
        <w:rPr>
          <w:b/>
          <w:bCs/>
          <w:color w:val="273239"/>
          <w:spacing w:val="2"/>
        </w:rPr>
        <w:t xml:space="preserve">: </w:t>
      </w:r>
      <w:proofErr w:type="spellStart"/>
      <w:r w:rsidRPr="00A954F0">
        <w:rPr>
          <w:color w:val="273239"/>
          <w:spacing w:val="2"/>
        </w:rPr>
        <w:t>fdisk</w:t>
      </w:r>
      <w:proofErr w:type="spellEnd"/>
      <w:r w:rsidRPr="00A954F0">
        <w:rPr>
          <w:color w:val="273239"/>
          <w:spacing w:val="2"/>
        </w:rPr>
        <w:t xml:space="preserve"> is a text-based utility for creating and managing partitions on a hard drive.</w:t>
      </w:r>
    </w:p>
    <w:p w:rsidRPr="00A954F0" w:rsidR="00A954F0" w:rsidP="00ED608F" w:rsidRDefault="00A954F0" w14:paraId="758EFC59" w14:textId="6BCC40EC">
      <w:pPr>
        <w:pStyle w:val="NormalWeb"/>
        <w:shd w:val="clear" w:color="auto" w:fill="FFFFFF"/>
        <w:textAlignment w:val="baseline"/>
        <w:rPr>
          <w:b/>
          <w:bCs/>
          <w:color w:val="273239"/>
          <w:spacing w:val="2"/>
        </w:rPr>
      </w:pPr>
      <w:r w:rsidRPr="00A954F0">
        <w:rPr>
          <w:b/>
          <w:bCs/>
          <w:color w:val="273239"/>
          <w:spacing w:val="2"/>
        </w:rPr>
        <w:t>Interactive session commands:</w:t>
      </w:r>
    </w:p>
    <w:p w:rsidRPr="00A954F0" w:rsidR="00A954F0" w:rsidP="00ED608F" w:rsidRDefault="00A954F0" w14:paraId="0973E8D5" w14:textId="77777777">
      <w:pPr>
        <w:pStyle w:val="NormalWeb"/>
        <w:shd w:val="clear" w:color="auto" w:fill="FFFFFF"/>
        <w:textAlignment w:val="baseline"/>
        <w:rPr>
          <w:color w:val="273239"/>
          <w:spacing w:val="2"/>
        </w:rPr>
      </w:pPr>
      <w:r w:rsidRPr="00A954F0">
        <w:rPr>
          <w:color w:val="273239"/>
          <w:spacing w:val="2"/>
        </w:rPr>
        <w:t>p: Print the partition table.</w:t>
      </w:r>
    </w:p>
    <w:p w:rsidRPr="00A954F0" w:rsidR="00A954F0" w:rsidP="00ED608F" w:rsidRDefault="00A954F0" w14:paraId="3EB7E8A7" w14:textId="77777777">
      <w:pPr>
        <w:pStyle w:val="NormalWeb"/>
        <w:shd w:val="clear" w:color="auto" w:fill="FFFFFF"/>
        <w:textAlignment w:val="baseline"/>
        <w:rPr>
          <w:color w:val="273239"/>
          <w:spacing w:val="2"/>
        </w:rPr>
      </w:pPr>
      <w:r w:rsidRPr="00A954F0">
        <w:rPr>
          <w:color w:val="273239"/>
          <w:spacing w:val="2"/>
        </w:rPr>
        <w:t>n: Add a new partition.</w:t>
      </w:r>
    </w:p>
    <w:p w:rsidRPr="00A954F0" w:rsidR="00A954F0" w:rsidP="00ED608F" w:rsidRDefault="00A954F0" w14:paraId="30652E21" w14:textId="77777777">
      <w:pPr>
        <w:pStyle w:val="NormalWeb"/>
        <w:shd w:val="clear" w:color="auto" w:fill="FFFFFF"/>
        <w:textAlignment w:val="baseline"/>
        <w:rPr>
          <w:color w:val="273239"/>
          <w:spacing w:val="2"/>
        </w:rPr>
      </w:pPr>
      <w:r w:rsidRPr="00A954F0">
        <w:rPr>
          <w:color w:val="273239"/>
          <w:spacing w:val="2"/>
        </w:rPr>
        <w:t>d: Delete a partition.</w:t>
      </w:r>
    </w:p>
    <w:p w:rsidRPr="00A954F0" w:rsidR="00A954F0" w:rsidP="00ED608F" w:rsidRDefault="00A954F0" w14:paraId="34A76B33" w14:textId="77777777">
      <w:pPr>
        <w:pStyle w:val="NormalWeb"/>
        <w:shd w:val="clear" w:color="auto" w:fill="FFFFFF"/>
        <w:textAlignment w:val="baseline"/>
        <w:rPr>
          <w:color w:val="273239"/>
          <w:spacing w:val="2"/>
        </w:rPr>
      </w:pPr>
      <w:r w:rsidRPr="00A954F0">
        <w:rPr>
          <w:color w:val="273239"/>
          <w:spacing w:val="2"/>
        </w:rPr>
        <w:t>w: Write changes and exit.</w:t>
      </w:r>
    </w:p>
    <w:p w:rsidRPr="00A954F0" w:rsidR="00A954F0" w:rsidP="00ED608F" w:rsidRDefault="00A954F0" w14:paraId="15C85ABF" w14:textId="77777777">
      <w:pPr>
        <w:pStyle w:val="NormalWeb"/>
        <w:shd w:val="clear" w:color="auto" w:fill="FFFFFF"/>
        <w:textAlignment w:val="baseline"/>
        <w:rPr>
          <w:color w:val="273239"/>
          <w:spacing w:val="2"/>
        </w:rPr>
      </w:pPr>
      <w:r w:rsidRPr="00A954F0">
        <w:rPr>
          <w:color w:val="273239"/>
          <w:spacing w:val="2"/>
        </w:rPr>
        <w:t>q: Quit without saving changes.</w:t>
      </w:r>
    </w:p>
    <w:p w:rsidR="00A954F0" w:rsidP="00ED608F" w:rsidRDefault="00A954F0" w14:paraId="4895C781" w14:textId="2FD7FE07">
      <w:pPr>
        <w:pStyle w:val="NormalWeb"/>
        <w:shd w:val="clear" w:color="auto" w:fill="FFFFFF"/>
        <w:textAlignment w:val="baseline"/>
        <w:rPr>
          <w:color w:val="273239"/>
          <w:spacing w:val="2"/>
        </w:rPr>
      </w:pPr>
      <w:r w:rsidRPr="00A954F0">
        <w:rPr>
          <w:b/>
          <w:bCs/>
          <w:color w:val="273239"/>
          <w:spacing w:val="2"/>
        </w:rPr>
        <w:t>Using parted</w:t>
      </w:r>
      <w:r>
        <w:rPr>
          <w:b/>
          <w:bCs/>
          <w:color w:val="273239"/>
          <w:spacing w:val="2"/>
        </w:rPr>
        <w:t xml:space="preserve">: </w:t>
      </w:r>
      <w:r w:rsidRPr="00A954F0">
        <w:rPr>
          <w:color w:val="273239"/>
          <w:spacing w:val="2"/>
        </w:rPr>
        <w:t>parted is a more advanced tool that supports both MBR and GPT partition tables</w:t>
      </w:r>
    </w:p>
    <w:p w:rsidRPr="00A954F0" w:rsidR="00A954F0" w:rsidP="003F1569" w:rsidRDefault="00A954F0" w14:paraId="49E94A31" w14:textId="31401A18">
      <w:pPr>
        <w:pStyle w:val="NormalWeb"/>
        <w:numPr>
          <w:ilvl w:val="0"/>
          <w:numId w:val="56"/>
        </w:numPr>
        <w:shd w:val="clear" w:color="auto" w:fill="FFFFFF"/>
        <w:ind w:left="0"/>
        <w:textAlignment w:val="baseline"/>
        <w:rPr>
          <w:b/>
          <w:bCs/>
          <w:color w:val="273239"/>
          <w:spacing w:val="2"/>
        </w:rPr>
      </w:pPr>
      <w:r w:rsidRPr="00A954F0">
        <w:rPr>
          <w:b/>
          <w:bCs/>
          <w:color w:val="273239"/>
          <w:spacing w:val="2"/>
        </w:rPr>
        <w:t>Partition Tables</w:t>
      </w:r>
      <w:r>
        <w:rPr>
          <w:b/>
          <w:bCs/>
          <w:color w:val="273239"/>
          <w:spacing w:val="2"/>
        </w:rPr>
        <w:t xml:space="preserve">: </w:t>
      </w:r>
      <w:r w:rsidRPr="00A954F0">
        <w:rPr>
          <w:color w:val="273239"/>
          <w:spacing w:val="2"/>
        </w:rPr>
        <w:t>The partition table keeps track of the partitions on a disk. There are two main types of partition tables:</w:t>
      </w:r>
    </w:p>
    <w:p w:rsidRPr="00A954F0" w:rsidR="00A954F0" w:rsidP="00ED608F" w:rsidRDefault="00A954F0" w14:paraId="15D0282C" w14:textId="77777777">
      <w:pPr>
        <w:pStyle w:val="NormalWeb"/>
        <w:shd w:val="clear" w:color="auto" w:fill="FFFFFF"/>
        <w:textAlignment w:val="baseline"/>
        <w:rPr>
          <w:b/>
          <w:bCs/>
          <w:color w:val="273239"/>
          <w:spacing w:val="2"/>
        </w:rPr>
      </w:pPr>
      <w:r w:rsidRPr="00A954F0">
        <w:rPr>
          <w:b/>
          <w:bCs/>
          <w:color w:val="273239"/>
          <w:spacing w:val="2"/>
        </w:rPr>
        <w:t>MBR (Master Boot Record)</w:t>
      </w:r>
    </w:p>
    <w:p w:rsidRPr="00A954F0" w:rsidR="00A954F0" w:rsidP="00ED608F" w:rsidRDefault="00A954F0" w14:paraId="6DA1E8D0" w14:textId="77777777">
      <w:pPr>
        <w:pStyle w:val="NormalWeb"/>
        <w:shd w:val="clear" w:color="auto" w:fill="FFFFFF"/>
        <w:textAlignment w:val="baseline"/>
        <w:rPr>
          <w:color w:val="273239"/>
          <w:spacing w:val="2"/>
        </w:rPr>
      </w:pPr>
      <w:r w:rsidRPr="00A954F0">
        <w:rPr>
          <w:color w:val="273239"/>
          <w:spacing w:val="2"/>
        </w:rPr>
        <w:t xml:space="preserve">Structure: The MBR </w:t>
      </w:r>
      <w:proofErr w:type="gramStart"/>
      <w:r w:rsidRPr="00A954F0">
        <w:rPr>
          <w:color w:val="273239"/>
          <w:spacing w:val="2"/>
        </w:rPr>
        <w:t>is located in</w:t>
      </w:r>
      <w:proofErr w:type="gramEnd"/>
      <w:r w:rsidRPr="00A954F0">
        <w:rPr>
          <w:color w:val="273239"/>
          <w:spacing w:val="2"/>
        </w:rPr>
        <w:t xml:space="preserve"> the first 512 bytes of the disk. It contains the bootloader and the partition table.</w:t>
      </w:r>
    </w:p>
    <w:p w:rsidRPr="00A954F0" w:rsidR="00A954F0" w:rsidP="00ED608F" w:rsidRDefault="00A954F0" w14:paraId="776D62AE" w14:textId="77777777">
      <w:pPr>
        <w:pStyle w:val="NormalWeb"/>
        <w:shd w:val="clear" w:color="auto" w:fill="FFFFFF"/>
        <w:textAlignment w:val="baseline"/>
        <w:rPr>
          <w:color w:val="273239"/>
          <w:spacing w:val="2"/>
        </w:rPr>
      </w:pPr>
      <w:r w:rsidRPr="00A954F0">
        <w:rPr>
          <w:color w:val="273239"/>
          <w:spacing w:val="2"/>
        </w:rPr>
        <w:t>Partition Limit: Supports up to four primary partitions, or three primary partitions and one extended partition containing multiple logical partitions.</w:t>
      </w:r>
    </w:p>
    <w:p w:rsidRPr="00A954F0" w:rsidR="00A954F0" w:rsidP="00ED608F" w:rsidRDefault="00A954F0" w14:paraId="3A6F9570" w14:textId="77777777">
      <w:pPr>
        <w:pStyle w:val="NormalWeb"/>
        <w:shd w:val="clear" w:color="auto" w:fill="FFFFFF"/>
        <w:textAlignment w:val="baseline"/>
        <w:rPr>
          <w:color w:val="273239"/>
          <w:spacing w:val="2"/>
        </w:rPr>
      </w:pPr>
      <w:r w:rsidRPr="00A954F0">
        <w:rPr>
          <w:color w:val="273239"/>
          <w:spacing w:val="2"/>
        </w:rPr>
        <w:t>Disk Size Limit: Supports disks up to 2 TB in size.</w:t>
      </w:r>
    </w:p>
    <w:p w:rsidRPr="00A954F0" w:rsidR="00A954F0" w:rsidP="00ED608F" w:rsidRDefault="00A954F0" w14:paraId="65C4B6A3" w14:textId="77777777">
      <w:pPr>
        <w:pStyle w:val="NormalWeb"/>
        <w:shd w:val="clear" w:color="auto" w:fill="FFFFFF"/>
        <w:textAlignment w:val="baseline"/>
        <w:rPr>
          <w:b/>
          <w:bCs/>
          <w:color w:val="273239"/>
          <w:spacing w:val="2"/>
        </w:rPr>
      </w:pPr>
      <w:r w:rsidRPr="00A954F0">
        <w:rPr>
          <w:b/>
          <w:bCs/>
          <w:color w:val="273239"/>
          <w:spacing w:val="2"/>
        </w:rPr>
        <w:t>GPT (GUID Partition Table)</w:t>
      </w:r>
    </w:p>
    <w:p w:rsidRPr="00A954F0" w:rsidR="00A954F0" w:rsidP="00ED608F" w:rsidRDefault="00A954F0" w14:paraId="469F79F5" w14:textId="77777777">
      <w:pPr>
        <w:pStyle w:val="NormalWeb"/>
        <w:shd w:val="clear" w:color="auto" w:fill="FFFFFF"/>
        <w:textAlignment w:val="baseline"/>
        <w:rPr>
          <w:color w:val="273239"/>
          <w:spacing w:val="2"/>
        </w:rPr>
      </w:pPr>
      <w:r w:rsidRPr="00A954F0">
        <w:rPr>
          <w:color w:val="273239"/>
          <w:spacing w:val="2"/>
        </w:rPr>
        <w:t>Structure: GPT is part of the UEFI standard and is stored in multiple locations on the disk for redundancy.</w:t>
      </w:r>
    </w:p>
    <w:p w:rsidRPr="00A954F0" w:rsidR="00A954F0" w:rsidP="00ED608F" w:rsidRDefault="00A954F0" w14:paraId="6F1697AC" w14:textId="77777777">
      <w:pPr>
        <w:pStyle w:val="NormalWeb"/>
        <w:shd w:val="clear" w:color="auto" w:fill="FFFFFF"/>
        <w:textAlignment w:val="baseline"/>
        <w:rPr>
          <w:color w:val="273239"/>
          <w:spacing w:val="2"/>
        </w:rPr>
      </w:pPr>
      <w:r w:rsidRPr="00A954F0">
        <w:rPr>
          <w:color w:val="273239"/>
          <w:spacing w:val="2"/>
        </w:rPr>
        <w:t>Partition Limit: Supports up to 128 primary partitions (default configuration).</w:t>
      </w:r>
    </w:p>
    <w:p w:rsidRPr="00A23095" w:rsidR="00A954F0" w:rsidP="00ED608F" w:rsidRDefault="00A954F0" w14:paraId="50C5A25C" w14:textId="77777777">
      <w:pPr>
        <w:pStyle w:val="NormalWeb"/>
        <w:shd w:val="clear" w:color="auto" w:fill="FFFFFF"/>
        <w:textAlignment w:val="baseline"/>
        <w:rPr>
          <w:color w:val="273239"/>
          <w:spacing w:val="2"/>
        </w:rPr>
      </w:pPr>
      <w:r w:rsidRPr="00A954F0">
        <w:rPr>
          <w:color w:val="273239"/>
          <w:spacing w:val="2"/>
        </w:rPr>
        <w:t>Disk Size Limit: Supports disks larger than 2 TB, theoretically up to 9.4 ZB.</w:t>
      </w:r>
    </w:p>
    <w:p w:rsidRPr="00A954F0" w:rsidR="00A954F0" w:rsidP="00ED608F" w:rsidRDefault="00A954F0" w14:paraId="64D9A37F" w14:textId="77777777">
      <w:pPr>
        <w:pStyle w:val="NormalWeb"/>
        <w:shd w:val="clear" w:color="auto" w:fill="FFFFFF"/>
        <w:textAlignment w:val="baseline"/>
        <w:rPr>
          <w:b/>
          <w:bCs/>
          <w:color w:val="273239"/>
          <w:spacing w:val="2"/>
        </w:rPr>
      </w:pPr>
    </w:p>
    <w:p w:rsidRPr="00A954F0" w:rsidR="00A954F0" w:rsidP="003F1569" w:rsidRDefault="00A954F0" w14:paraId="493BE886" w14:textId="3E2B2852">
      <w:pPr>
        <w:pStyle w:val="NormalWeb"/>
        <w:numPr>
          <w:ilvl w:val="0"/>
          <w:numId w:val="56"/>
        </w:numPr>
        <w:shd w:val="clear" w:color="auto" w:fill="FFFFFF"/>
        <w:ind w:left="0"/>
        <w:textAlignment w:val="baseline"/>
        <w:rPr>
          <w:b/>
          <w:bCs/>
          <w:color w:val="273239"/>
          <w:spacing w:val="2"/>
        </w:rPr>
      </w:pPr>
      <w:r w:rsidRPr="00A954F0">
        <w:rPr>
          <w:b/>
          <w:bCs/>
          <w:color w:val="273239"/>
          <w:spacing w:val="2"/>
        </w:rPr>
        <w:t>Formatting Partitions</w:t>
      </w:r>
      <w:r>
        <w:rPr>
          <w:b/>
          <w:bCs/>
          <w:color w:val="273239"/>
          <w:spacing w:val="2"/>
        </w:rPr>
        <w:t xml:space="preserve">: </w:t>
      </w:r>
      <w:r w:rsidRPr="00A954F0">
        <w:rPr>
          <w:color w:val="273239"/>
          <w:spacing w:val="2"/>
        </w:rPr>
        <w:t xml:space="preserve">After partitioning a disk, you need to format the partitions with a filesystem. Common filesystems include ext4, </w:t>
      </w:r>
      <w:proofErr w:type="spellStart"/>
      <w:r w:rsidRPr="00A954F0">
        <w:rPr>
          <w:color w:val="273239"/>
          <w:spacing w:val="2"/>
        </w:rPr>
        <w:t>xfs</w:t>
      </w:r>
      <w:proofErr w:type="spellEnd"/>
      <w:r w:rsidRPr="00A954F0">
        <w:rPr>
          <w:color w:val="273239"/>
          <w:spacing w:val="2"/>
        </w:rPr>
        <w:t xml:space="preserve">, and </w:t>
      </w:r>
      <w:proofErr w:type="spellStart"/>
      <w:r w:rsidRPr="00A954F0">
        <w:rPr>
          <w:color w:val="273239"/>
          <w:spacing w:val="2"/>
        </w:rPr>
        <w:t>btrfs</w:t>
      </w:r>
      <w:proofErr w:type="spellEnd"/>
      <w:r w:rsidRPr="00A954F0">
        <w:rPr>
          <w:color w:val="273239"/>
          <w:spacing w:val="2"/>
        </w:rPr>
        <w:t>.</w:t>
      </w:r>
    </w:p>
    <w:p w:rsidRPr="00A954F0" w:rsidR="00A954F0" w:rsidP="003F1569" w:rsidRDefault="00A954F0" w14:paraId="720B33CE" w14:textId="12421322">
      <w:pPr>
        <w:pStyle w:val="NormalWeb"/>
        <w:numPr>
          <w:ilvl w:val="0"/>
          <w:numId w:val="57"/>
        </w:numPr>
        <w:shd w:val="clear" w:color="auto" w:fill="FFFFFF"/>
        <w:ind w:left="0"/>
        <w:textAlignment w:val="baseline"/>
        <w:rPr>
          <w:b/>
          <w:bCs/>
          <w:color w:val="273239"/>
          <w:spacing w:val="2"/>
        </w:rPr>
      </w:pPr>
      <w:r w:rsidRPr="00A954F0">
        <w:rPr>
          <w:b/>
          <w:bCs/>
          <w:color w:val="273239"/>
          <w:spacing w:val="2"/>
        </w:rPr>
        <w:t>Mounting and Unmounting Filesystems</w:t>
      </w:r>
      <w:r>
        <w:rPr>
          <w:b/>
          <w:bCs/>
          <w:color w:val="273239"/>
          <w:spacing w:val="2"/>
        </w:rPr>
        <w:t xml:space="preserve">: </w:t>
      </w:r>
      <w:r w:rsidRPr="00A954F0">
        <w:rPr>
          <w:color w:val="273239"/>
          <w:spacing w:val="2"/>
        </w:rPr>
        <w:t>To use a filesystem, it must be mounted to a directory in the file system hierarchy.</w:t>
      </w:r>
    </w:p>
    <w:p w:rsidRPr="00A954F0" w:rsidR="00A954F0" w:rsidP="00ED608F" w:rsidRDefault="00A954F0" w14:paraId="32CF619E" w14:textId="77777777">
      <w:pPr>
        <w:pStyle w:val="NormalWeb"/>
        <w:shd w:val="clear" w:color="auto" w:fill="FFFFFF"/>
        <w:textAlignment w:val="baseline"/>
        <w:rPr>
          <w:color w:val="273239"/>
          <w:spacing w:val="2"/>
        </w:rPr>
      </w:pPr>
      <w:r w:rsidRPr="00A954F0">
        <w:rPr>
          <w:color w:val="273239"/>
          <w:spacing w:val="2"/>
        </w:rPr>
        <w:t xml:space="preserve">Create a mount point: </w:t>
      </w:r>
      <w:proofErr w:type="spellStart"/>
      <w:r w:rsidRPr="00A954F0">
        <w:rPr>
          <w:color w:val="273239"/>
          <w:spacing w:val="2"/>
        </w:rPr>
        <w:t>sudo</w:t>
      </w:r>
      <w:proofErr w:type="spellEnd"/>
      <w:r w:rsidRPr="00A954F0">
        <w:rPr>
          <w:color w:val="273239"/>
          <w:spacing w:val="2"/>
        </w:rPr>
        <w:t xml:space="preserve"> </w:t>
      </w:r>
      <w:proofErr w:type="spellStart"/>
      <w:r w:rsidRPr="00A954F0">
        <w:rPr>
          <w:color w:val="273239"/>
          <w:spacing w:val="2"/>
        </w:rPr>
        <w:t>mkdir</w:t>
      </w:r>
      <w:proofErr w:type="spellEnd"/>
      <w:r w:rsidRPr="00A954F0">
        <w:rPr>
          <w:color w:val="273239"/>
          <w:spacing w:val="2"/>
        </w:rPr>
        <w:t xml:space="preserve"> /</w:t>
      </w:r>
      <w:proofErr w:type="spellStart"/>
      <w:r w:rsidRPr="00A954F0">
        <w:rPr>
          <w:color w:val="273239"/>
          <w:spacing w:val="2"/>
        </w:rPr>
        <w:t>mnt</w:t>
      </w:r>
      <w:proofErr w:type="spellEnd"/>
      <w:r w:rsidRPr="00A954F0">
        <w:rPr>
          <w:color w:val="273239"/>
          <w:spacing w:val="2"/>
        </w:rPr>
        <w:t>/</w:t>
      </w:r>
      <w:proofErr w:type="spellStart"/>
      <w:r w:rsidRPr="00A954F0">
        <w:rPr>
          <w:color w:val="273239"/>
          <w:spacing w:val="2"/>
        </w:rPr>
        <w:t>mydisk</w:t>
      </w:r>
      <w:proofErr w:type="spellEnd"/>
    </w:p>
    <w:p w:rsidR="00A954F0" w:rsidP="00ED608F" w:rsidRDefault="00A954F0" w14:paraId="58E0C6EF" w14:textId="77777777">
      <w:pPr>
        <w:pStyle w:val="NormalWeb"/>
        <w:shd w:val="clear" w:color="auto" w:fill="FFFFFF"/>
        <w:textAlignment w:val="baseline"/>
        <w:rPr>
          <w:color w:val="273239"/>
          <w:spacing w:val="2"/>
        </w:rPr>
      </w:pPr>
      <w:r w:rsidRPr="00A954F0">
        <w:rPr>
          <w:color w:val="273239"/>
          <w:spacing w:val="2"/>
        </w:rPr>
        <w:t xml:space="preserve">Mount a filesystem: </w:t>
      </w:r>
      <w:proofErr w:type="spellStart"/>
      <w:r w:rsidRPr="00A954F0">
        <w:rPr>
          <w:color w:val="273239"/>
          <w:spacing w:val="2"/>
        </w:rPr>
        <w:t>sudo</w:t>
      </w:r>
      <w:proofErr w:type="spellEnd"/>
      <w:r w:rsidRPr="00A954F0">
        <w:rPr>
          <w:color w:val="273239"/>
          <w:spacing w:val="2"/>
        </w:rPr>
        <w:t xml:space="preserve"> mount /dev/sdX1 /</w:t>
      </w:r>
      <w:proofErr w:type="spellStart"/>
      <w:r w:rsidRPr="00A954F0">
        <w:rPr>
          <w:color w:val="273239"/>
          <w:spacing w:val="2"/>
        </w:rPr>
        <w:t>mnt</w:t>
      </w:r>
      <w:proofErr w:type="spellEnd"/>
      <w:r w:rsidRPr="00A954F0">
        <w:rPr>
          <w:color w:val="273239"/>
          <w:spacing w:val="2"/>
        </w:rPr>
        <w:t>/</w:t>
      </w:r>
      <w:proofErr w:type="spellStart"/>
      <w:r w:rsidRPr="00A954F0">
        <w:rPr>
          <w:color w:val="273239"/>
          <w:spacing w:val="2"/>
        </w:rPr>
        <w:t>mydisk</w:t>
      </w:r>
      <w:proofErr w:type="spellEnd"/>
    </w:p>
    <w:p w:rsidR="00542054" w:rsidP="00ED608F" w:rsidRDefault="00542054" w14:paraId="20384261" w14:textId="77777777">
      <w:pPr>
        <w:pStyle w:val="NormalWeb"/>
        <w:shd w:val="clear" w:color="auto" w:fill="FFFFFF"/>
        <w:textAlignment w:val="baseline"/>
        <w:rPr>
          <w:color w:val="273239"/>
          <w:spacing w:val="2"/>
        </w:rPr>
      </w:pPr>
    </w:p>
    <w:p w:rsidR="00542054" w:rsidP="003F1569" w:rsidRDefault="00042390" w14:paraId="167E06BE" w14:textId="07D5BBB3">
      <w:pPr>
        <w:pStyle w:val="NormalWeb"/>
        <w:numPr>
          <w:ilvl w:val="0"/>
          <w:numId w:val="76"/>
        </w:numPr>
        <w:shd w:val="clear" w:color="auto" w:fill="FFFFFF"/>
        <w:ind w:left="0"/>
        <w:textAlignment w:val="baseline"/>
        <w:rPr>
          <w:b/>
          <w:bCs/>
          <w:color w:val="273239"/>
          <w:spacing w:val="2"/>
        </w:rPr>
      </w:pPr>
      <w:r>
        <w:rPr>
          <w:b/>
          <w:bCs/>
          <w:color w:val="273239"/>
          <w:spacing w:val="2"/>
        </w:rPr>
        <w:t>Logical Volume Manager</w:t>
      </w:r>
    </w:p>
    <w:p w:rsidRPr="0076567C" w:rsidR="0076567C" w:rsidP="00ED608F" w:rsidRDefault="0076567C" w14:paraId="27BAB623" w14:textId="77777777">
      <w:pPr>
        <w:pStyle w:val="NormalWeb"/>
        <w:shd w:val="clear" w:color="auto" w:fill="FFFFFF"/>
        <w:textAlignment w:val="baseline"/>
        <w:rPr>
          <w:color w:val="273239"/>
          <w:spacing w:val="2"/>
        </w:rPr>
      </w:pPr>
      <w:r w:rsidRPr="0076567C">
        <w:rPr>
          <w:color w:val="273239"/>
          <w:spacing w:val="2"/>
        </w:rPr>
        <w:t>The Logical Volume Manager (LVM) in Linux is a powerful tool for managing disk storage. It provides a more flexible and advanced way to manage disk space than traditional partitioning schemes. LVM allows you to create, resize, and delete logical volumes without worrying about the physical layout of the underlying hardware.</w:t>
      </w:r>
    </w:p>
    <w:p w:rsidRPr="0076567C" w:rsidR="0076567C" w:rsidP="00ED608F" w:rsidRDefault="0076567C" w14:paraId="7936D175" w14:textId="308FDB87">
      <w:pPr>
        <w:pStyle w:val="NormalWeb"/>
        <w:shd w:val="clear" w:color="auto" w:fill="FFFFFF"/>
        <w:textAlignment w:val="baseline"/>
        <w:rPr>
          <w:b/>
          <w:bCs/>
          <w:color w:val="273239"/>
          <w:spacing w:val="2"/>
        </w:rPr>
      </w:pPr>
      <w:r w:rsidRPr="0076567C">
        <w:rPr>
          <w:b/>
          <w:bCs/>
          <w:color w:val="273239"/>
          <w:spacing w:val="2"/>
        </w:rPr>
        <w:t>Physical Volume (PV)</w:t>
      </w:r>
      <w:r>
        <w:rPr>
          <w:b/>
          <w:bCs/>
          <w:color w:val="273239"/>
          <w:spacing w:val="2"/>
        </w:rPr>
        <w:t xml:space="preserve">: </w:t>
      </w:r>
      <w:r w:rsidRPr="0076567C">
        <w:rPr>
          <w:color w:val="273239"/>
          <w:spacing w:val="2"/>
        </w:rPr>
        <w:t>The basic building block of LVM. It can be a hard disk, a partition, or even a RAID array.</w:t>
      </w:r>
      <w:r>
        <w:rPr>
          <w:b/>
          <w:bCs/>
          <w:color w:val="273239"/>
          <w:spacing w:val="2"/>
        </w:rPr>
        <w:t xml:space="preserve"> </w:t>
      </w:r>
      <w:r w:rsidRPr="0076567C">
        <w:rPr>
          <w:color w:val="273239"/>
          <w:spacing w:val="2"/>
        </w:rPr>
        <w:t>Created from physical storage devices like /dev/sda1, /dev/</w:t>
      </w:r>
      <w:proofErr w:type="spellStart"/>
      <w:r w:rsidRPr="0076567C">
        <w:rPr>
          <w:color w:val="273239"/>
          <w:spacing w:val="2"/>
        </w:rPr>
        <w:t>sdb</w:t>
      </w:r>
      <w:proofErr w:type="spellEnd"/>
      <w:r w:rsidRPr="0076567C">
        <w:rPr>
          <w:color w:val="273239"/>
          <w:spacing w:val="2"/>
        </w:rPr>
        <w:t>, etc.</w:t>
      </w:r>
    </w:p>
    <w:p w:rsidRPr="0076567C" w:rsidR="0076567C" w:rsidP="00ED608F" w:rsidRDefault="0076567C" w14:paraId="56A21CB9" w14:textId="2DC42A73">
      <w:pPr>
        <w:pStyle w:val="NormalWeb"/>
        <w:shd w:val="clear" w:color="auto" w:fill="FFFFFF"/>
        <w:textAlignment w:val="baseline"/>
        <w:rPr>
          <w:b/>
          <w:bCs/>
          <w:color w:val="273239"/>
          <w:spacing w:val="2"/>
        </w:rPr>
      </w:pPr>
      <w:r w:rsidRPr="0076567C">
        <w:rPr>
          <w:b/>
          <w:bCs/>
          <w:color w:val="273239"/>
          <w:spacing w:val="2"/>
        </w:rPr>
        <w:t>Volume Group (VG)</w:t>
      </w:r>
      <w:r>
        <w:rPr>
          <w:b/>
          <w:bCs/>
          <w:color w:val="273239"/>
          <w:spacing w:val="2"/>
        </w:rPr>
        <w:t xml:space="preserve">: </w:t>
      </w:r>
      <w:r w:rsidRPr="0076567C">
        <w:rPr>
          <w:color w:val="273239"/>
          <w:spacing w:val="2"/>
        </w:rPr>
        <w:t>A collection of Physical Volumes.</w:t>
      </w:r>
      <w:r>
        <w:rPr>
          <w:b/>
          <w:bCs/>
          <w:color w:val="273239"/>
          <w:spacing w:val="2"/>
        </w:rPr>
        <w:t xml:space="preserve"> </w:t>
      </w:r>
      <w:r w:rsidRPr="0076567C">
        <w:rPr>
          <w:color w:val="273239"/>
          <w:spacing w:val="2"/>
        </w:rPr>
        <w:t>Acts as a pool of storage from which logical volumes can be created.</w:t>
      </w:r>
    </w:p>
    <w:p w:rsidRPr="0076567C" w:rsidR="0076567C" w:rsidP="00ED608F" w:rsidRDefault="0076567C" w14:paraId="5394EE69" w14:textId="5AF5E6DC">
      <w:pPr>
        <w:pStyle w:val="NormalWeb"/>
        <w:shd w:val="clear" w:color="auto" w:fill="FFFFFF"/>
        <w:textAlignment w:val="baseline"/>
        <w:rPr>
          <w:b/>
          <w:bCs/>
          <w:color w:val="273239"/>
          <w:spacing w:val="2"/>
        </w:rPr>
      </w:pPr>
      <w:r w:rsidRPr="0076567C">
        <w:rPr>
          <w:b/>
          <w:bCs/>
          <w:color w:val="273239"/>
          <w:spacing w:val="2"/>
        </w:rPr>
        <w:t>Logical Volume (LV)</w:t>
      </w:r>
      <w:r>
        <w:rPr>
          <w:b/>
          <w:bCs/>
          <w:color w:val="273239"/>
          <w:spacing w:val="2"/>
        </w:rPr>
        <w:t xml:space="preserve">: </w:t>
      </w:r>
      <w:r w:rsidRPr="0076567C">
        <w:rPr>
          <w:color w:val="273239"/>
          <w:spacing w:val="2"/>
        </w:rPr>
        <w:t>A portion of a Volume Group.</w:t>
      </w:r>
      <w:r>
        <w:rPr>
          <w:b/>
          <w:bCs/>
          <w:color w:val="273239"/>
          <w:spacing w:val="2"/>
        </w:rPr>
        <w:t xml:space="preserve"> </w:t>
      </w:r>
      <w:r w:rsidRPr="0076567C">
        <w:rPr>
          <w:color w:val="273239"/>
          <w:spacing w:val="2"/>
        </w:rPr>
        <w:t>Can be thought of as a virtual partition that you can create, resize, and delete as needed.</w:t>
      </w:r>
    </w:p>
    <w:p w:rsidRPr="0076567C" w:rsidR="0076567C" w:rsidP="00ED608F" w:rsidRDefault="0076567C" w14:paraId="0BD5FF40" w14:textId="6643C5DC">
      <w:pPr>
        <w:pStyle w:val="NormalWeb"/>
        <w:shd w:val="clear" w:color="auto" w:fill="FFFFFF"/>
        <w:textAlignment w:val="baseline"/>
        <w:rPr>
          <w:b/>
          <w:bCs/>
          <w:color w:val="273239"/>
          <w:spacing w:val="2"/>
        </w:rPr>
      </w:pPr>
      <w:r w:rsidRPr="0076567C">
        <w:rPr>
          <w:b/>
          <w:bCs/>
          <w:color w:val="273239"/>
          <w:spacing w:val="2"/>
        </w:rPr>
        <w:t>Logical Extent (LE)</w:t>
      </w:r>
      <w:r>
        <w:rPr>
          <w:b/>
          <w:bCs/>
          <w:color w:val="273239"/>
          <w:spacing w:val="2"/>
        </w:rPr>
        <w:t xml:space="preserve">: </w:t>
      </w:r>
      <w:r w:rsidRPr="0076567C">
        <w:rPr>
          <w:color w:val="273239"/>
          <w:spacing w:val="2"/>
        </w:rPr>
        <w:t>A small, fixed-size chunk of space within a Logical Volume.</w:t>
      </w:r>
      <w:r>
        <w:rPr>
          <w:b/>
          <w:bCs/>
          <w:color w:val="273239"/>
          <w:spacing w:val="2"/>
        </w:rPr>
        <w:t xml:space="preserve"> </w:t>
      </w:r>
      <w:r w:rsidRPr="0076567C">
        <w:rPr>
          <w:color w:val="273239"/>
          <w:spacing w:val="2"/>
        </w:rPr>
        <w:t>LVM allocates storage in units of Logical Extents.</w:t>
      </w:r>
    </w:p>
    <w:p w:rsidR="00864CA0" w:rsidP="00ED608F" w:rsidRDefault="0076567C" w14:paraId="7949565E" w14:textId="43F0FA5D">
      <w:pPr>
        <w:pStyle w:val="NormalWeb"/>
        <w:shd w:val="clear" w:color="auto" w:fill="FFFFFF"/>
        <w:textAlignment w:val="baseline"/>
        <w:rPr>
          <w:color w:val="273239"/>
          <w:spacing w:val="2"/>
        </w:rPr>
      </w:pPr>
      <w:r w:rsidRPr="0076567C">
        <w:rPr>
          <w:b/>
          <w:bCs/>
          <w:color w:val="273239"/>
          <w:spacing w:val="2"/>
        </w:rPr>
        <w:t>Physical Extent (PE)</w:t>
      </w:r>
      <w:r>
        <w:rPr>
          <w:b/>
          <w:bCs/>
          <w:color w:val="273239"/>
          <w:spacing w:val="2"/>
        </w:rPr>
        <w:t xml:space="preserve">: </w:t>
      </w:r>
      <w:r w:rsidRPr="0076567C">
        <w:rPr>
          <w:color w:val="273239"/>
          <w:spacing w:val="2"/>
        </w:rPr>
        <w:t>The counterpart of Logical Extents on Physical Volumes.</w:t>
      </w:r>
      <w:r>
        <w:rPr>
          <w:b/>
          <w:bCs/>
          <w:color w:val="273239"/>
          <w:spacing w:val="2"/>
        </w:rPr>
        <w:t xml:space="preserve"> </w:t>
      </w:r>
      <w:r w:rsidRPr="0076567C">
        <w:rPr>
          <w:color w:val="273239"/>
          <w:spacing w:val="2"/>
        </w:rPr>
        <w:t>LVM maps Logical Extents to Physical Extents on the Physical Volumes.</w:t>
      </w:r>
    </w:p>
    <w:p w:rsidRPr="00864CA0" w:rsidR="00864CA0" w:rsidP="00ED608F" w:rsidRDefault="00864CA0" w14:paraId="005F286F" w14:textId="4439BC09">
      <w:pPr>
        <w:pStyle w:val="NormalWeb"/>
        <w:shd w:val="clear" w:color="auto" w:fill="FFFFFF"/>
        <w:textAlignment w:val="baseline"/>
        <w:rPr>
          <w:b/>
          <w:bCs/>
          <w:color w:val="273239"/>
          <w:spacing w:val="2"/>
        </w:rPr>
      </w:pPr>
      <w:r w:rsidRPr="00864CA0">
        <w:rPr>
          <w:b/>
          <w:bCs/>
          <w:color w:val="273239"/>
          <w:spacing w:val="2"/>
        </w:rPr>
        <w:t>LVM: Layers of Abstraction</w:t>
      </w:r>
    </w:p>
    <w:p w:rsidR="00F41390" w:rsidP="00ED608F" w:rsidRDefault="00864CA0" w14:paraId="29CDEEDE" w14:textId="66BA3422">
      <w:pPr>
        <w:pStyle w:val="NormalWeb"/>
        <w:shd w:val="clear" w:color="auto" w:fill="FFFFFF"/>
        <w:textAlignment w:val="baseline"/>
        <w:rPr>
          <w:b/>
          <w:bCs/>
          <w:color w:val="273239"/>
          <w:spacing w:val="2"/>
        </w:rPr>
      </w:pPr>
      <w:r>
        <w:rPr>
          <w:noProof/>
        </w:rPr>
        <w:drawing>
          <wp:inline distT="0" distB="0" distL="0" distR="0" wp14:anchorId="5D882718" wp14:editId="59D79C62">
            <wp:extent cx="3081943" cy="1733550"/>
            <wp:effectExtent l="0" t="0" r="4445" b="0"/>
            <wp:docPr id="1565350778" name="Picture 1" descr="Linux LVM 详解及具体实现方式_lvm是什么的具体实现-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LVM 详解及具体实现方式_lvm是什么的具体实现-CSDN博客"/>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883" cy="1736329"/>
                    </a:xfrm>
                    <a:prstGeom prst="rect">
                      <a:avLst/>
                    </a:prstGeom>
                    <a:noFill/>
                    <a:ln>
                      <a:noFill/>
                    </a:ln>
                  </pic:spPr>
                </pic:pic>
              </a:graphicData>
            </a:graphic>
          </wp:inline>
        </w:drawing>
      </w:r>
    </w:p>
    <w:p w:rsidR="00864CA0" w:rsidP="00ED608F" w:rsidRDefault="00864CA0" w14:paraId="7E5F78B0" w14:textId="77777777">
      <w:pPr>
        <w:pStyle w:val="NormalWeb"/>
        <w:shd w:val="clear" w:color="auto" w:fill="FFFFFF"/>
        <w:textAlignment w:val="baseline"/>
        <w:rPr>
          <w:color w:val="273239"/>
          <w:spacing w:val="2"/>
        </w:rPr>
      </w:pPr>
    </w:p>
    <w:p w:rsidR="00F27215" w:rsidP="003F1569" w:rsidRDefault="00F27215" w14:paraId="1CDB88AD" w14:textId="7C0C8ED9">
      <w:pPr>
        <w:pStyle w:val="NormalWeb"/>
        <w:numPr>
          <w:ilvl w:val="0"/>
          <w:numId w:val="76"/>
        </w:numPr>
        <w:shd w:val="clear" w:color="auto" w:fill="FFFFFF"/>
        <w:textAlignment w:val="baseline"/>
        <w:rPr>
          <w:b/>
          <w:bCs/>
          <w:color w:val="273239"/>
          <w:spacing w:val="2"/>
        </w:rPr>
      </w:pPr>
      <w:r w:rsidRPr="00F27215">
        <w:rPr>
          <w:b/>
          <w:bCs/>
          <w:color w:val="273239"/>
          <w:spacing w:val="2"/>
        </w:rPr>
        <w:t>Creating Physical Volumes (PVs), Volume Groups (VGs), and Logical Volumes</w:t>
      </w:r>
    </w:p>
    <w:p w:rsidRPr="00D3062A" w:rsidR="00D3062A" w:rsidP="00ED608F" w:rsidRDefault="00D3062A" w14:paraId="19905CEE" w14:textId="77777777">
      <w:pPr>
        <w:pStyle w:val="NormalWeb"/>
        <w:shd w:val="clear" w:color="auto" w:fill="FFFFFF"/>
        <w:textAlignment w:val="baseline"/>
        <w:rPr>
          <w:color w:val="273239"/>
          <w:spacing w:val="2"/>
        </w:rPr>
      </w:pPr>
      <w:r w:rsidRPr="00D3062A">
        <w:rPr>
          <w:color w:val="273239"/>
          <w:spacing w:val="2"/>
        </w:rPr>
        <w:t>Creating and managing Physical Volumes (PVs), Volume Groups (VGs), and Logical Volumes (LVs) with the Logical Volume Manager (LVM) in Linux involves a series of steps.</w:t>
      </w:r>
    </w:p>
    <w:p w:rsidRPr="00455601" w:rsidR="00D3062A" w:rsidP="00ED608F" w:rsidRDefault="00D3062A" w14:paraId="043C29A4" w14:textId="5AE22827">
      <w:pPr>
        <w:pStyle w:val="NormalWeb"/>
        <w:shd w:val="clear" w:color="auto" w:fill="FFFFFF"/>
        <w:textAlignment w:val="baseline"/>
        <w:rPr>
          <w:b/>
          <w:bCs/>
          <w:color w:val="273239"/>
          <w:spacing w:val="2"/>
        </w:rPr>
      </w:pPr>
      <w:r w:rsidRPr="00D3062A">
        <w:rPr>
          <w:color w:val="273239"/>
          <w:spacing w:val="2"/>
        </w:rPr>
        <w:t xml:space="preserve">1. </w:t>
      </w:r>
      <w:r w:rsidRPr="00455601">
        <w:rPr>
          <w:b/>
          <w:bCs/>
          <w:color w:val="273239"/>
          <w:spacing w:val="2"/>
        </w:rPr>
        <w:t>Creating Physical Volumes (PVs)</w:t>
      </w:r>
      <w:r w:rsidR="00455601">
        <w:rPr>
          <w:b/>
          <w:bCs/>
          <w:color w:val="273239"/>
          <w:spacing w:val="2"/>
        </w:rPr>
        <w:t xml:space="preserve">: </w:t>
      </w:r>
      <w:r w:rsidRPr="00D3062A">
        <w:rPr>
          <w:color w:val="273239"/>
          <w:spacing w:val="2"/>
        </w:rPr>
        <w:t>A Physical Volume is the basic building block of LVM. It can be a whole disk, a partition, or a RAID array.</w:t>
      </w:r>
    </w:p>
    <w:p w:rsidRPr="00D3062A" w:rsidR="00D3062A" w:rsidP="00ED608F" w:rsidRDefault="00D3062A" w14:paraId="131638CB" w14:textId="77777777">
      <w:pPr>
        <w:pStyle w:val="NormalWeb"/>
        <w:shd w:val="clear" w:color="auto" w:fill="FFFFFF"/>
        <w:textAlignment w:val="baseline"/>
        <w:rPr>
          <w:color w:val="273239"/>
          <w:spacing w:val="2"/>
        </w:rPr>
      </w:pPr>
      <w:r w:rsidRPr="00D3062A">
        <w:rPr>
          <w:color w:val="273239"/>
          <w:spacing w:val="2"/>
        </w:rPr>
        <w:t>Example: Creating a Physical Volume</w:t>
      </w:r>
    </w:p>
    <w:p w:rsidR="005D252B" w:rsidP="003F1569" w:rsidRDefault="00D3062A" w14:paraId="6CFD5C7D" w14:textId="77777777">
      <w:pPr>
        <w:pStyle w:val="NormalWeb"/>
        <w:numPr>
          <w:ilvl w:val="0"/>
          <w:numId w:val="57"/>
        </w:numPr>
        <w:shd w:val="clear" w:color="auto" w:fill="FFFFFF"/>
        <w:ind w:left="0"/>
        <w:textAlignment w:val="baseline"/>
        <w:rPr>
          <w:color w:val="273239"/>
          <w:spacing w:val="2"/>
        </w:rPr>
      </w:pPr>
      <w:r w:rsidRPr="005D252B">
        <w:rPr>
          <w:color w:val="273239"/>
          <w:spacing w:val="2"/>
        </w:rPr>
        <w:t>Identify the device you want to use</w:t>
      </w:r>
      <w:r w:rsidRPr="00D3062A">
        <w:rPr>
          <w:color w:val="273239"/>
          <w:spacing w:val="2"/>
        </w:rPr>
        <w:t xml:space="preserve"> </w:t>
      </w:r>
      <w:proofErr w:type="spellStart"/>
      <w:r w:rsidRPr="00D3062A">
        <w:rPr>
          <w:color w:val="273239"/>
          <w:spacing w:val="2"/>
        </w:rPr>
        <w:t>Use</w:t>
      </w:r>
      <w:proofErr w:type="spellEnd"/>
      <w:r w:rsidRPr="00D3062A">
        <w:rPr>
          <w:color w:val="273239"/>
          <w:spacing w:val="2"/>
        </w:rPr>
        <w:t xml:space="preserve"> </w:t>
      </w:r>
      <w:proofErr w:type="spellStart"/>
      <w:r w:rsidRPr="00D3062A">
        <w:rPr>
          <w:color w:val="273239"/>
          <w:spacing w:val="2"/>
        </w:rPr>
        <w:t>lsblk</w:t>
      </w:r>
      <w:proofErr w:type="spellEnd"/>
      <w:r w:rsidRPr="00D3062A">
        <w:rPr>
          <w:color w:val="273239"/>
          <w:spacing w:val="2"/>
        </w:rPr>
        <w:t xml:space="preserve"> or </w:t>
      </w:r>
      <w:proofErr w:type="spellStart"/>
      <w:r w:rsidRPr="00D3062A">
        <w:rPr>
          <w:color w:val="273239"/>
          <w:spacing w:val="2"/>
        </w:rPr>
        <w:t>fdisk</w:t>
      </w:r>
      <w:proofErr w:type="spellEnd"/>
      <w:r w:rsidRPr="00D3062A">
        <w:rPr>
          <w:color w:val="273239"/>
          <w:spacing w:val="2"/>
        </w:rPr>
        <w:t xml:space="preserve"> -l to list all available disks and partitions.</w:t>
      </w:r>
    </w:p>
    <w:p w:rsidRPr="005D252B" w:rsidR="00D3062A" w:rsidP="003F1569" w:rsidRDefault="00D3062A" w14:paraId="0FF7CB48" w14:textId="780182A1">
      <w:pPr>
        <w:pStyle w:val="NormalWeb"/>
        <w:numPr>
          <w:ilvl w:val="0"/>
          <w:numId w:val="57"/>
        </w:numPr>
        <w:shd w:val="clear" w:color="auto" w:fill="FFFFFF"/>
        <w:ind w:left="0"/>
        <w:textAlignment w:val="baseline"/>
        <w:rPr>
          <w:color w:val="273239"/>
          <w:spacing w:val="2"/>
        </w:rPr>
      </w:pPr>
      <w:r w:rsidRPr="005D252B">
        <w:rPr>
          <w:color w:val="273239"/>
          <w:spacing w:val="2"/>
        </w:rPr>
        <w:t xml:space="preserve">Create the Physical Volume using the </w:t>
      </w:r>
      <w:proofErr w:type="spellStart"/>
      <w:r w:rsidRPr="005D252B">
        <w:rPr>
          <w:color w:val="273239"/>
          <w:spacing w:val="2"/>
        </w:rPr>
        <w:t>pvcreate</w:t>
      </w:r>
      <w:proofErr w:type="spellEnd"/>
      <w:r w:rsidRPr="005D252B">
        <w:rPr>
          <w:color w:val="273239"/>
          <w:spacing w:val="2"/>
        </w:rPr>
        <w:t xml:space="preserve"> command.</w:t>
      </w:r>
    </w:p>
    <w:p w:rsidRPr="00D3062A" w:rsidR="00D3062A" w:rsidP="00ED608F" w:rsidRDefault="00D3062A" w14:paraId="64A9740F" w14:textId="56C76AB9">
      <w:pPr>
        <w:pStyle w:val="NormalWeb"/>
        <w:shd w:val="clear" w:color="auto" w:fill="FFFFFF"/>
        <w:textAlignment w:val="baseline"/>
        <w:rPr>
          <w:color w:val="273239"/>
          <w:spacing w:val="2"/>
        </w:rPr>
      </w:pPr>
      <w:r w:rsidRPr="00D3062A">
        <w:rPr>
          <w:color w:val="273239"/>
          <w:spacing w:val="2"/>
        </w:rPr>
        <w:t>2.</w:t>
      </w:r>
      <w:r w:rsidRPr="005D252B">
        <w:rPr>
          <w:b/>
          <w:bCs/>
          <w:color w:val="273239"/>
          <w:spacing w:val="2"/>
        </w:rPr>
        <w:t>Creating Volume Groups (VGs)</w:t>
      </w:r>
      <w:r w:rsidR="005D252B">
        <w:rPr>
          <w:b/>
          <w:bCs/>
          <w:color w:val="273239"/>
          <w:spacing w:val="2"/>
        </w:rPr>
        <w:t xml:space="preserve">: </w:t>
      </w:r>
      <w:r w:rsidRPr="00D3062A">
        <w:rPr>
          <w:color w:val="273239"/>
          <w:spacing w:val="2"/>
        </w:rPr>
        <w:t>A Volume Group is a pool of storage that consists of one or more Physical Volumes. Logical Volumes are allocated from this pool.</w:t>
      </w:r>
    </w:p>
    <w:p w:rsidRPr="00D3062A" w:rsidR="00D3062A" w:rsidP="00ED608F" w:rsidRDefault="00D3062A" w14:paraId="53D64FDF" w14:textId="77777777">
      <w:pPr>
        <w:pStyle w:val="NormalWeb"/>
        <w:shd w:val="clear" w:color="auto" w:fill="FFFFFF"/>
        <w:textAlignment w:val="baseline"/>
        <w:rPr>
          <w:color w:val="273239"/>
          <w:spacing w:val="2"/>
        </w:rPr>
      </w:pPr>
      <w:r w:rsidRPr="00D3062A">
        <w:rPr>
          <w:color w:val="273239"/>
          <w:spacing w:val="2"/>
        </w:rPr>
        <w:t>Example: Creating a Volume Group</w:t>
      </w:r>
    </w:p>
    <w:p w:rsidRPr="00D3062A" w:rsidR="00D3062A" w:rsidP="003F1569" w:rsidRDefault="00D3062A" w14:paraId="5FC2F17B" w14:textId="77777777">
      <w:pPr>
        <w:pStyle w:val="NormalWeb"/>
        <w:numPr>
          <w:ilvl w:val="0"/>
          <w:numId w:val="58"/>
        </w:numPr>
        <w:shd w:val="clear" w:color="auto" w:fill="FFFFFF"/>
        <w:ind w:left="0"/>
        <w:textAlignment w:val="baseline"/>
        <w:rPr>
          <w:color w:val="273239"/>
          <w:spacing w:val="2"/>
        </w:rPr>
      </w:pPr>
      <w:r w:rsidRPr="00D3062A">
        <w:rPr>
          <w:color w:val="273239"/>
          <w:spacing w:val="2"/>
        </w:rPr>
        <w:t xml:space="preserve">Create the Volume Group using the </w:t>
      </w:r>
      <w:proofErr w:type="spellStart"/>
      <w:r w:rsidRPr="00D3062A">
        <w:rPr>
          <w:color w:val="273239"/>
          <w:spacing w:val="2"/>
        </w:rPr>
        <w:t>vgcreate</w:t>
      </w:r>
      <w:proofErr w:type="spellEnd"/>
      <w:r w:rsidRPr="00D3062A">
        <w:rPr>
          <w:color w:val="273239"/>
          <w:spacing w:val="2"/>
        </w:rPr>
        <w:t xml:space="preserve"> command.</w:t>
      </w:r>
    </w:p>
    <w:p w:rsidRPr="00D3062A" w:rsidR="00D3062A" w:rsidP="003F1569" w:rsidRDefault="00D3062A" w14:paraId="54B6E2DC" w14:textId="77777777">
      <w:pPr>
        <w:pStyle w:val="NormalWeb"/>
        <w:numPr>
          <w:ilvl w:val="0"/>
          <w:numId w:val="58"/>
        </w:numPr>
        <w:shd w:val="clear" w:color="auto" w:fill="FFFFFF"/>
        <w:ind w:left="0"/>
        <w:textAlignment w:val="baseline"/>
        <w:rPr>
          <w:color w:val="273239"/>
          <w:spacing w:val="2"/>
        </w:rPr>
      </w:pPr>
      <w:r w:rsidRPr="00D3062A">
        <w:rPr>
          <w:color w:val="273239"/>
          <w:spacing w:val="2"/>
        </w:rPr>
        <w:t xml:space="preserve">Replace </w:t>
      </w:r>
      <w:proofErr w:type="spellStart"/>
      <w:r w:rsidRPr="00D3062A">
        <w:rPr>
          <w:color w:val="273239"/>
          <w:spacing w:val="2"/>
        </w:rPr>
        <w:t>myvg</w:t>
      </w:r>
      <w:proofErr w:type="spellEnd"/>
      <w:r w:rsidRPr="00D3062A">
        <w:rPr>
          <w:color w:val="273239"/>
          <w:spacing w:val="2"/>
        </w:rPr>
        <w:t xml:space="preserve"> with the name of your volume group and /dev/</w:t>
      </w:r>
      <w:proofErr w:type="spellStart"/>
      <w:r w:rsidRPr="00D3062A">
        <w:rPr>
          <w:color w:val="273239"/>
          <w:spacing w:val="2"/>
        </w:rPr>
        <w:t>sdX</w:t>
      </w:r>
      <w:proofErr w:type="spellEnd"/>
      <w:r w:rsidRPr="00D3062A">
        <w:rPr>
          <w:color w:val="273239"/>
          <w:spacing w:val="2"/>
        </w:rPr>
        <w:t xml:space="preserve"> with your physical volume identifier. You can include multiple physical volumes if needed</w:t>
      </w:r>
    </w:p>
    <w:p w:rsidRPr="00D3062A" w:rsidR="00D3062A" w:rsidP="00ED608F" w:rsidRDefault="00D3062A" w14:paraId="6511DB4F" w14:textId="4CB72294">
      <w:pPr>
        <w:pStyle w:val="NormalWeb"/>
        <w:shd w:val="clear" w:color="auto" w:fill="FFFFFF"/>
        <w:textAlignment w:val="baseline"/>
        <w:rPr>
          <w:color w:val="273239"/>
          <w:spacing w:val="2"/>
        </w:rPr>
      </w:pPr>
      <w:r w:rsidRPr="00D3062A">
        <w:rPr>
          <w:color w:val="273239"/>
          <w:spacing w:val="2"/>
        </w:rPr>
        <w:t xml:space="preserve">3. </w:t>
      </w:r>
      <w:r w:rsidRPr="005D252B">
        <w:rPr>
          <w:b/>
          <w:bCs/>
          <w:color w:val="273239"/>
          <w:spacing w:val="2"/>
        </w:rPr>
        <w:t>Creating Logical Volumes (LVs)</w:t>
      </w:r>
      <w:r w:rsidR="005D252B">
        <w:rPr>
          <w:color w:val="273239"/>
          <w:spacing w:val="2"/>
        </w:rPr>
        <w:t xml:space="preserve">: </w:t>
      </w:r>
      <w:r w:rsidRPr="00D3062A">
        <w:rPr>
          <w:color w:val="273239"/>
          <w:spacing w:val="2"/>
        </w:rPr>
        <w:t>A Logical Volume is created from the storage space within a Volume Group. It can be formatted with a filesystem and mounted for use.</w:t>
      </w:r>
    </w:p>
    <w:p w:rsidRPr="00D3062A" w:rsidR="00D3062A" w:rsidP="00ED608F" w:rsidRDefault="00D3062A" w14:paraId="79174AED" w14:textId="77777777">
      <w:pPr>
        <w:pStyle w:val="NormalWeb"/>
        <w:shd w:val="clear" w:color="auto" w:fill="FFFFFF"/>
        <w:textAlignment w:val="baseline"/>
        <w:rPr>
          <w:color w:val="273239"/>
          <w:spacing w:val="2"/>
        </w:rPr>
      </w:pPr>
      <w:r w:rsidRPr="00D3062A">
        <w:rPr>
          <w:color w:val="273239"/>
          <w:spacing w:val="2"/>
        </w:rPr>
        <w:t>Example: Creating a Logical Volume</w:t>
      </w:r>
    </w:p>
    <w:p w:rsidRPr="00D3062A" w:rsidR="00D3062A" w:rsidP="003F1569" w:rsidRDefault="00D3062A" w14:paraId="0DA24F27" w14:textId="77777777">
      <w:pPr>
        <w:pStyle w:val="NormalWeb"/>
        <w:numPr>
          <w:ilvl w:val="0"/>
          <w:numId w:val="59"/>
        </w:numPr>
        <w:shd w:val="clear" w:color="auto" w:fill="FFFFFF"/>
        <w:ind w:left="0"/>
        <w:textAlignment w:val="baseline"/>
        <w:rPr>
          <w:color w:val="273239"/>
          <w:spacing w:val="2"/>
        </w:rPr>
      </w:pPr>
      <w:r w:rsidRPr="00D3062A">
        <w:rPr>
          <w:color w:val="273239"/>
          <w:spacing w:val="2"/>
        </w:rPr>
        <w:t xml:space="preserve">Create the Logical Volume using the </w:t>
      </w:r>
      <w:proofErr w:type="spellStart"/>
      <w:r w:rsidRPr="00D3062A">
        <w:rPr>
          <w:color w:val="273239"/>
          <w:spacing w:val="2"/>
        </w:rPr>
        <w:t>lvcreate</w:t>
      </w:r>
      <w:proofErr w:type="spellEnd"/>
      <w:r w:rsidRPr="00D3062A">
        <w:rPr>
          <w:color w:val="273239"/>
          <w:spacing w:val="2"/>
        </w:rPr>
        <w:t xml:space="preserve"> command. </w:t>
      </w:r>
    </w:p>
    <w:p w:rsidRPr="00D3062A" w:rsidR="00D3062A" w:rsidP="003F1569" w:rsidRDefault="00D3062A" w14:paraId="26C331C2" w14:textId="77777777">
      <w:pPr>
        <w:pStyle w:val="NormalWeb"/>
        <w:numPr>
          <w:ilvl w:val="0"/>
          <w:numId w:val="59"/>
        </w:numPr>
        <w:shd w:val="clear" w:color="auto" w:fill="FFFFFF"/>
        <w:ind w:left="0"/>
        <w:textAlignment w:val="baseline"/>
        <w:rPr>
          <w:color w:val="273239"/>
          <w:spacing w:val="2"/>
        </w:rPr>
      </w:pPr>
      <w:r w:rsidRPr="00D3062A">
        <w:rPr>
          <w:color w:val="273239"/>
          <w:spacing w:val="2"/>
        </w:rPr>
        <w:t xml:space="preserve">Replace </w:t>
      </w:r>
      <w:proofErr w:type="spellStart"/>
      <w:r w:rsidRPr="00D3062A">
        <w:rPr>
          <w:color w:val="273239"/>
          <w:spacing w:val="2"/>
        </w:rPr>
        <w:t>mylv</w:t>
      </w:r>
      <w:proofErr w:type="spellEnd"/>
      <w:r w:rsidRPr="00D3062A">
        <w:rPr>
          <w:color w:val="273239"/>
          <w:spacing w:val="2"/>
        </w:rPr>
        <w:t xml:space="preserve"> with the name of your logical volume, 10G with the desired size, and </w:t>
      </w:r>
      <w:proofErr w:type="spellStart"/>
      <w:r w:rsidRPr="00D3062A">
        <w:rPr>
          <w:color w:val="273239"/>
          <w:spacing w:val="2"/>
        </w:rPr>
        <w:t>myvg</w:t>
      </w:r>
      <w:proofErr w:type="spellEnd"/>
      <w:r w:rsidRPr="00D3062A">
        <w:rPr>
          <w:color w:val="273239"/>
          <w:spacing w:val="2"/>
        </w:rPr>
        <w:t xml:space="preserve"> with the name of your volume group.</w:t>
      </w:r>
    </w:p>
    <w:p w:rsidRPr="00D3062A" w:rsidR="00D3062A" w:rsidP="00ED608F" w:rsidRDefault="00D3062A" w14:paraId="492C683B" w14:textId="1E85DBA4">
      <w:pPr>
        <w:pStyle w:val="NormalWeb"/>
        <w:shd w:val="clear" w:color="auto" w:fill="FFFFFF"/>
        <w:textAlignment w:val="baseline"/>
        <w:rPr>
          <w:color w:val="273239"/>
          <w:spacing w:val="2"/>
        </w:rPr>
      </w:pPr>
      <w:r w:rsidRPr="00D3062A">
        <w:rPr>
          <w:color w:val="273239"/>
          <w:spacing w:val="2"/>
        </w:rPr>
        <w:t xml:space="preserve">4. </w:t>
      </w:r>
      <w:r w:rsidRPr="005D252B">
        <w:rPr>
          <w:b/>
          <w:bCs/>
          <w:color w:val="273239"/>
          <w:spacing w:val="2"/>
        </w:rPr>
        <w:t>Formatting and Mounting Logical Volumes</w:t>
      </w:r>
      <w:r w:rsidR="005D252B">
        <w:rPr>
          <w:b/>
          <w:bCs/>
          <w:color w:val="273239"/>
          <w:spacing w:val="2"/>
        </w:rPr>
        <w:t>:</w:t>
      </w:r>
      <w:r w:rsidR="005D252B">
        <w:rPr>
          <w:color w:val="273239"/>
          <w:spacing w:val="2"/>
        </w:rPr>
        <w:t xml:space="preserve"> </w:t>
      </w:r>
      <w:r w:rsidRPr="00D3062A">
        <w:rPr>
          <w:color w:val="273239"/>
          <w:spacing w:val="2"/>
        </w:rPr>
        <w:t>After creating a Logical Volume, you need to format it with a filesystem and mount it to use it.</w:t>
      </w:r>
    </w:p>
    <w:p w:rsidRPr="00D3062A" w:rsidR="00D3062A" w:rsidP="00ED608F" w:rsidRDefault="00D3062A" w14:paraId="47A779F2" w14:textId="77777777">
      <w:pPr>
        <w:pStyle w:val="NormalWeb"/>
        <w:shd w:val="clear" w:color="auto" w:fill="FFFFFF"/>
        <w:textAlignment w:val="baseline"/>
        <w:rPr>
          <w:color w:val="273239"/>
          <w:spacing w:val="2"/>
        </w:rPr>
      </w:pPr>
    </w:p>
    <w:p w:rsidRPr="00D3062A" w:rsidR="00D3062A" w:rsidP="00ED608F" w:rsidRDefault="00D3062A" w14:paraId="7EFE22EF" w14:textId="77777777">
      <w:pPr>
        <w:pStyle w:val="NormalWeb"/>
        <w:shd w:val="clear" w:color="auto" w:fill="FFFFFF"/>
        <w:textAlignment w:val="baseline"/>
        <w:rPr>
          <w:color w:val="273239"/>
          <w:spacing w:val="2"/>
        </w:rPr>
      </w:pPr>
      <w:r w:rsidRPr="00D3062A">
        <w:rPr>
          <w:color w:val="273239"/>
          <w:spacing w:val="2"/>
        </w:rPr>
        <w:t>Example: Formatting and Mounting a Logical Volume</w:t>
      </w:r>
    </w:p>
    <w:p w:rsidRPr="00D3062A" w:rsidR="00D3062A" w:rsidP="003F1569" w:rsidRDefault="00D3062A" w14:paraId="768F2BD9" w14:textId="77777777">
      <w:pPr>
        <w:pStyle w:val="NormalWeb"/>
        <w:numPr>
          <w:ilvl w:val="0"/>
          <w:numId w:val="60"/>
        </w:numPr>
        <w:shd w:val="clear" w:color="auto" w:fill="FFFFFF"/>
        <w:ind w:left="0"/>
        <w:textAlignment w:val="baseline"/>
        <w:rPr>
          <w:color w:val="273239"/>
          <w:spacing w:val="2"/>
        </w:rPr>
      </w:pPr>
      <w:r w:rsidRPr="00D3062A">
        <w:rPr>
          <w:color w:val="273239"/>
          <w:spacing w:val="2"/>
        </w:rPr>
        <w:t>Format the Logical Volume with a filesystem (e.g., ext4).</w:t>
      </w:r>
    </w:p>
    <w:p w:rsidRPr="00D3062A" w:rsidR="00D3062A" w:rsidP="003F1569" w:rsidRDefault="00D3062A" w14:paraId="6D921BF1" w14:textId="1047E74A">
      <w:pPr>
        <w:pStyle w:val="NormalWeb"/>
        <w:numPr>
          <w:ilvl w:val="0"/>
          <w:numId w:val="60"/>
        </w:numPr>
        <w:shd w:val="clear" w:color="auto" w:fill="FFFFFF"/>
        <w:ind w:left="0"/>
        <w:textAlignment w:val="baseline"/>
        <w:rPr>
          <w:color w:val="273239"/>
          <w:spacing w:val="2"/>
        </w:rPr>
      </w:pPr>
      <w:r w:rsidRPr="00D3062A">
        <w:rPr>
          <w:color w:val="273239"/>
          <w:spacing w:val="2"/>
        </w:rPr>
        <w:t>Create a mount point</w:t>
      </w:r>
    </w:p>
    <w:p w:rsidRPr="00D3062A" w:rsidR="00D3062A" w:rsidP="003F1569" w:rsidRDefault="00D3062A" w14:paraId="1946CCFC" w14:textId="7D10FD2F">
      <w:pPr>
        <w:pStyle w:val="NormalWeb"/>
        <w:numPr>
          <w:ilvl w:val="0"/>
          <w:numId w:val="60"/>
        </w:numPr>
        <w:shd w:val="clear" w:color="auto" w:fill="FFFFFF"/>
        <w:ind w:left="0"/>
        <w:textAlignment w:val="baseline"/>
        <w:rPr>
          <w:color w:val="273239"/>
          <w:spacing w:val="2"/>
        </w:rPr>
      </w:pPr>
      <w:r w:rsidRPr="00D3062A">
        <w:rPr>
          <w:color w:val="273239"/>
          <w:spacing w:val="2"/>
        </w:rPr>
        <w:t xml:space="preserve">Mount the Logical </w:t>
      </w:r>
      <w:r w:rsidR="00C075F3">
        <w:rPr>
          <w:color w:val="273239"/>
          <w:spacing w:val="2"/>
        </w:rPr>
        <w:t>V</w:t>
      </w:r>
      <w:r w:rsidRPr="00D3062A">
        <w:rPr>
          <w:color w:val="273239"/>
          <w:spacing w:val="2"/>
        </w:rPr>
        <w:t>olume</w:t>
      </w:r>
    </w:p>
    <w:p w:rsidR="00F27215" w:rsidP="003F1569" w:rsidRDefault="00D3062A" w14:paraId="7D5FC00C" w14:textId="4C32B0B2">
      <w:pPr>
        <w:pStyle w:val="NormalWeb"/>
        <w:numPr>
          <w:ilvl w:val="0"/>
          <w:numId w:val="60"/>
        </w:numPr>
        <w:shd w:val="clear" w:color="auto" w:fill="FFFFFF"/>
        <w:ind w:left="0"/>
        <w:textAlignment w:val="baseline"/>
        <w:rPr>
          <w:color w:val="273239"/>
          <w:spacing w:val="2"/>
        </w:rPr>
      </w:pPr>
      <w:r w:rsidRPr="00D3062A">
        <w:rPr>
          <w:color w:val="273239"/>
          <w:spacing w:val="2"/>
        </w:rPr>
        <w:t>Verify the mount</w:t>
      </w:r>
    </w:p>
    <w:p w:rsidRPr="004918D9" w:rsidR="001579A5" w:rsidP="00ED608F" w:rsidRDefault="001579A5" w14:paraId="4D5BC67C" w14:textId="77777777">
      <w:pPr>
        <w:pStyle w:val="NormalWeb"/>
        <w:shd w:val="clear" w:color="auto" w:fill="FFFFFF"/>
        <w:textAlignment w:val="baseline"/>
        <w:rPr>
          <w:b/>
          <w:bCs/>
          <w:color w:val="273239"/>
          <w:spacing w:val="2"/>
        </w:rPr>
      </w:pPr>
    </w:p>
    <w:p w:rsidRPr="004918D9" w:rsidR="001579A5" w:rsidP="003F1569" w:rsidRDefault="001579A5" w14:paraId="56B772D2" w14:textId="313825BF">
      <w:pPr>
        <w:pStyle w:val="NormalWeb"/>
        <w:numPr>
          <w:ilvl w:val="0"/>
          <w:numId w:val="76"/>
        </w:numPr>
        <w:shd w:val="clear" w:color="auto" w:fill="FFFFFF"/>
        <w:ind w:left="0"/>
        <w:textAlignment w:val="baseline"/>
        <w:rPr>
          <w:b/>
          <w:bCs/>
          <w:color w:val="273239"/>
          <w:spacing w:val="2"/>
        </w:rPr>
      </w:pPr>
      <w:r w:rsidRPr="004918D9">
        <w:rPr>
          <w:b/>
          <w:bCs/>
          <w:color w:val="273239"/>
          <w:spacing w:val="2"/>
        </w:rPr>
        <w:t>Mirroring Logical Volumes</w:t>
      </w:r>
    </w:p>
    <w:p w:rsidRPr="00CC4A3B" w:rsidR="00CC4A3B" w:rsidP="00ED608F" w:rsidRDefault="00CC4A3B" w14:paraId="7799B24F" w14:textId="4F079D52">
      <w:pPr>
        <w:pStyle w:val="NormalWeb"/>
        <w:shd w:val="clear" w:color="auto" w:fill="FFFFFF"/>
        <w:textAlignment w:val="baseline"/>
        <w:rPr>
          <w:color w:val="273239"/>
          <w:spacing w:val="2"/>
        </w:rPr>
      </w:pPr>
      <w:r w:rsidRPr="00CC4A3B">
        <w:rPr>
          <w:color w:val="273239"/>
          <w:spacing w:val="2"/>
        </w:rPr>
        <w:t>Mirroring Logical Volumes (LVs) in Linux using the Logical Volume Manager (LVM) involves creating a Logical Volume that stores data redundantly across multiple Physical Volumes (PVs). This process enhances data availability and reliability, as it protects against data loss due to the failure of one or more Physical Volumes.</w:t>
      </w:r>
    </w:p>
    <w:p w:rsidRPr="00CC4A3B" w:rsidR="00CC4A3B" w:rsidP="00ED608F" w:rsidRDefault="00CC4A3B" w14:paraId="5E5A81CD" w14:textId="77777777">
      <w:pPr>
        <w:pStyle w:val="NormalWeb"/>
        <w:shd w:val="clear" w:color="auto" w:fill="FFFFFF"/>
        <w:textAlignment w:val="baseline"/>
        <w:rPr>
          <w:b/>
          <w:bCs/>
          <w:color w:val="273239"/>
          <w:spacing w:val="2"/>
        </w:rPr>
      </w:pPr>
      <w:r w:rsidRPr="00CC4A3B">
        <w:rPr>
          <w:b/>
          <w:bCs/>
          <w:color w:val="273239"/>
          <w:spacing w:val="2"/>
        </w:rPr>
        <w:t>Steps to Create a Mirrored Logical Volume</w:t>
      </w:r>
    </w:p>
    <w:p w:rsidRPr="00CC4A3B" w:rsidR="00CC4A3B" w:rsidP="00ED608F" w:rsidRDefault="00CC4A3B" w14:paraId="51326E1D" w14:textId="77777777">
      <w:pPr>
        <w:pStyle w:val="NormalWeb"/>
        <w:shd w:val="clear" w:color="auto" w:fill="FFFFFF"/>
        <w:textAlignment w:val="baseline"/>
        <w:rPr>
          <w:color w:val="273239"/>
          <w:spacing w:val="2"/>
        </w:rPr>
      </w:pPr>
      <w:r w:rsidRPr="00CC4A3B">
        <w:rPr>
          <w:color w:val="273239"/>
          <w:spacing w:val="2"/>
        </w:rPr>
        <w:t>1. Ensure LVM2 and Mirroring Support is Installed</w:t>
      </w:r>
    </w:p>
    <w:p w:rsidRPr="00CC4A3B" w:rsidR="00CC4A3B" w:rsidP="00ED608F" w:rsidRDefault="00CC4A3B" w14:paraId="16B723CE" w14:textId="77777777">
      <w:pPr>
        <w:pStyle w:val="NormalWeb"/>
        <w:shd w:val="clear" w:color="auto" w:fill="FFFFFF"/>
        <w:textAlignment w:val="baseline"/>
        <w:rPr>
          <w:color w:val="273239"/>
          <w:spacing w:val="2"/>
        </w:rPr>
      </w:pPr>
      <w:r w:rsidRPr="00CC4A3B">
        <w:rPr>
          <w:color w:val="273239"/>
          <w:spacing w:val="2"/>
        </w:rPr>
        <w:t>2. Create Physical Volumes (PVs)</w:t>
      </w:r>
    </w:p>
    <w:p w:rsidRPr="00CC4A3B" w:rsidR="00CC4A3B" w:rsidP="00ED608F" w:rsidRDefault="00CC4A3B" w14:paraId="0AE56470" w14:textId="77777777">
      <w:pPr>
        <w:pStyle w:val="NormalWeb"/>
        <w:shd w:val="clear" w:color="auto" w:fill="FFFFFF"/>
        <w:textAlignment w:val="baseline"/>
        <w:rPr>
          <w:color w:val="273239"/>
          <w:spacing w:val="2"/>
        </w:rPr>
      </w:pPr>
      <w:r w:rsidRPr="00CC4A3B">
        <w:rPr>
          <w:color w:val="273239"/>
          <w:spacing w:val="2"/>
        </w:rPr>
        <w:t>3. Create a Volume Group (VG)</w:t>
      </w:r>
    </w:p>
    <w:p w:rsidRPr="00CC4A3B" w:rsidR="00CC4A3B" w:rsidP="00ED608F" w:rsidRDefault="00CC4A3B" w14:paraId="1D4AE4EC" w14:textId="77777777">
      <w:pPr>
        <w:pStyle w:val="NormalWeb"/>
        <w:shd w:val="clear" w:color="auto" w:fill="FFFFFF"/>
        <w:textAlignment w:val="baseline"/>
        <w:rPr>
          <w:color w:val="273239"/>
          <w:spacing w:val="2"/>
        </w:rPr>
      </w:pPr>
      <w:r w:rsidRPr="00CC4A3B">
        <w:rPr>
          <w:color w:val="273239"/>
          <w:spacing w:val="2"/>
        </w:rPr>
        <w:t>4. Create a Mirrored Logical Volume (LV)</w:t>
      </w:r>
    </w:p>
    <w:p w:rsidRPr="00CC4A3B" w:rsidR="00CC4A3B" w:rsidP="00ED608F" w:rsidRDefault="00CC4A3B" w14:paraId="5D3CE91B" w14:textId="77777777">
      <w:pPr>
        <w:pStyle w:val="NormalWeb"/>
        <w:shd w:val="clear" w:color="auto" w:fill="FFFFFF"/>
        <w:textAlignment w:val="baseline"/>
        <w:rPr>
          <w:color w:val="273239"/>
          <w:spacing w:val="2"/>
        </w:rPr>
      </w:pPr>
      <w:r w:rsidRPr="00CC4A3B">
        <w:rPr>
          <w:color w:val="273239"/>
          <w:spacing w:val="2"/>
        </w:rPr>
        <w:t>5. Format the Logical Volume</w:t>
      </w:r>
    </w:p>
    <w:p w:rsidRPr="00CC4A3B" w:rsidR="00CC4A3B" w:rsidP="00ED608F" w:rsidRDefault="00CC4A3B" w14:paraId="04C79391" w14:textId="77777777">
      <w:pPr>
        <w:pStyle w:val="NormalWeb"/>
        <w:shd w:val="clear" w:color="auto" w:fill="FFFFFF"/>
        <w:textAlignment w:val="baseline"/>
        <w:rPr>
          <w:color w:val="273239"/>
          <w:spacing w:val="2"/>
        </w:rPr>
      </w:pPr>
      <w:r w:rsidRPr="00CC4A3B">
        <w:rPr>
          <w:color w:val="273239"/>
          <w:spacing w:val="2"/>
        </w:rPr>
        <w:t>6. Create a Mount Point and Mount the Logical Volume</w:t>
      </w:r>
    </w:p>
    <w:p w:rsidR="004918D9" w:rsidP="00ED608F" w:rsidRDefault="00CC4A3B" w14:paraId="29DD85BA" w14:textId="7774E495">
      <w:pPr>
        <w:pStyle w:val="NormalWeb"/>
        <w:shd w:val="clear" w:color="auto" w:fill="FFFFFF"/>
        <w:textAlignment w:val="baseline"/>
        <w:rPr>
          <w:color w:val="273239"/>
          <w:spacing w:val="2"/>
        </w:rPr>
      </w:pPr>
      <w:r w:rsidRPr="00CC4A3B">
        <w:rPr>
          <w:color w:val="273239"/>
          <w:spacing w:val="2"/>
        </w:rPr>
        <w:t>7. Verify the Mount</w:t>
      </w:r>
    </w:p>
    <w:p w:rsidR="00ED4168" w:rsidP="00ED608F" w:rsidRDefault="00ED4168" w14:paraId="007E438C" w14:textId="77777777">
      <w:pPr>
        <w:pStyle w:val="NormalWeb"/>
        <w:shd w:val="clear" w:color="auto" w:fill="FFFFFF"/>
        <w:textAlignment w:val="baseline"/>
        <w:rPr>
          <w:color w:val="273239"/>
          <w:spacing w:val="2"/>
        </w:rPr>
      </w:pPr>
    </w:p>
    <w:p w:rsidR="00CC4A3B" w:rsidP="003F1569" w:rsidRDefault="00ED4168" w14:paraId="7E926030" w14:textId="0B7F10D8">
      <w:pPr>
        <w:pStyle w:val="NormalWeb"/>
        <w:numPr>
          <w:ilvl w:val="0"/>
          <w:numId w:val="76"/>
        </w:numPr>
        <w:shd w:val="clear" w:color="auto" w:fill="FFFFFF"/>
        <w:textAlignment w:val="baseline"/>
        <w:rPr>
          <w:b/>
          <w:bCs/>
          <w:color w:val="273239"/>
          <w:spacing w:val="2"/>
        </w:rPr>
      </w:pPr>
      <w:r w:rsidRPr="00ED4168">
        <w:rPr>
          <w:b/>
          <w:bCs/>
          <w:color w:val="273239"/>
          <w:spacing w:val="2"/>
        </w:rPr>
        <w:t>Removing Logical Volumes, Physical Volumes, and Volume Groups</w:t>
      </w:r>
    </w:p>
    <w:p w:rsidRPr="006F6838" w:rsidR="006F6838" w:rsidP="00ED608F" w:rsidRDefault="006F6838" w14:paraId="754C2204" w14:textId="77777777">
      <w:pPr>
        <w:pStyle w:val="NormalWeb"/>
        <w:shd w:val="clear" w:color="auto" w:fill="FFFFFF"/>
        <w:textAlignment w:val="baseline"/>
        <w:rPr>
          <w:color w:val="273239"/>
          <w:spacing w:val="2"/>
        </w:rPr>
      </w:pPr>
      <w:r w:rsidRPr="006F6838">
        <w:rPr>
          <w:color w:val="273239"/>
          <w:spacing w:val="2"/>
        </w:rPr>
        <w:t xml:space="preserve">Removing Logical Volumes (LVs), Volume Groups (VGs), and Physical Volumes (PVs) in Linux using the Logical Volume Manager (LVM) involves a series of steps to ensure that the volumes are properly unmounted and removed without data loss or system errors. </w:t>
      </w:r>
    </w:p>
    <w:p w:rsidRPr="006F6838" w:rsidR="006F6838" w:rsidP="00ED608F" w:rsidRDefault="006F6838" w14:paraId="04C1F66F" w14:textId="77777777">
      <w:pPr>
        <w:pStyle w:val="NormalWeb"/>
        <w:shd w:val="clear" w:color="auto" w:fill="FFFFFF"/>
        <w:textAlignment w:val="baseline"/>
        <w:rPr>
          <w:color w:val="273239"/>
          <w:spacing w:val="2"/>
        </w:rPr>
      </w:pPr>
      <w:proofErr w:type="gramStart"/>
      <w:r w:rsidRPr="006F6838">
        <w:rPr>
          <w:color w:val="273239"/>
          <w:spacing w:val="2"/>
        </w:rPr>
        <w:t>Steps:-</w:t>
      </w:r>
      <w:proofErr w:type="gramEnd"/>
    </w:p>
    <w:p w:rsidRPr="006F6838" w:rsidR="006F6838" w:rsidP="00ED608F" w:rsidRDefault="006F6838" w14:paraId="2017A0EC" w14:textId="77777777">
      <w:pPr>
        <w:pStyle w:val="NormalWeb"/>
        <w:shd w:val="clear" w:color="auto" w:fill="FFFFFF"/>
        <w:textAlignment w:val="baseline"/>
        <w:rPr>
          <w:color w:val="273239"/>
          <w:spacing w:val="2"/>
        </w:rPr>
      </w:pPr>
      <w:r w:rsidRPr="006F6838">
        <w:rPr>
          <w:color w:val="273239"/>
          <w:spacing w:val="2"/>
        </w:rPr>
        <w:t xml:space="preserve">1. Unmount the Logical </w:t>
      </w:r>
      <w:proofErr w:type="gramStart"/>
      <w:r w:rsidRPr="006F6838">
        <w:rPr>
          <w:color w:val="273239"/>
          <w:spacing w:val="2"/>
        </w:rPr>
        <w:t>Volume:-</w:t>
      </w:r>
      <w:proofErr w:type="gramEnd"/>
      <w:r w:rsidRPr="006F6838">
        <w:rPr>
          <w:color w:val="273239"/>
          <w:spacing w:val="2"/>
        </w:rPr>
        <w:t xml:space="preserve"> Before you can remove a Logical Volume, you need to unmount it if it is currently mounted.</w:t>
      </w:r>
    </w:p>
    <w:p w:rsidRPr="006F6838" w:rsidR="006F6838" w:rsidP="00ED608F" w:rsidRDefault="006F6838" w14:paraId="458531BC" w14:textId="77777777">
      <w:pPr>
        <w:pStyle w:val="NormalWeb"/>
        <w:shd w:val="clear" w:color="auto" w:fill="FFFFFF"/>
        <w:textAlignment w:val="baseline"/>
        <w:rPr>
          <w:color w:val="273239"/>
          <w:spacing w:val="2"/>
        </w:rPr>
      </w:pPr>
      <w:r w:rsidRPr="006F6838">
        <w:rPr>
          <w:color w:val="273239"/>
          <w:spacing w:val="2"/>
        </w:rPr>
        <w:t xml:space="preserve">2. Remove the Logical </w:t>
      </w:r>
      <w:proofErr w:type="gramStart"/>
      <w:r w:rsidRPr="006F6838">
        <w:rPr>
          <w:color w:val="273239"/>
          <w:spacing w:val="2"/>
        </w:rPr>
        <w:t>Volume:-</w:t>
      </w:r>
      <w:proofErr w:type="gramEnd"/>
      <w:r w:rsidRPr="006F6838">
        <w:rPr>
          <w:color w:val="273239"/>
          <w:spacing w:val="2"/>
        </w:rPr>
        <w:t xml:space="preserve"> Use the </w:t>
      </w:r>
      <w:proofErr w:type="spellStart"/>
      <w:r w:rsidRPr="006F6838">
        <w:rPr>
          <w:color w:val="273239"/>
          <w:spacing w:val="2"/>
        </w:rPr>
        <w:t>lvremove</w:t>
      </w:r>
      <w:proofErr w:type="spellEnd"/>
      <w:r w:rsidRPr="006F6838">
        <w:rPr>
          <w:color w:val="273239"/>
          <w:spacing w:val="2"/>
        </w:rPr>
        <w:t xml:space="preserve"> command to remove the Logical Volume.</w:t>
      </w:r>
    </w:p>
    <w:p w:rsidRPr="006F6838" w:rsidR="006F6838" w:rsidP="006F6838" w:rsidRDefault="006F6838" w14:paraId="21D1D563" w14:textId="77777777">
      <w:pPr>
        <w:pStyle w:val="NormalWeb"/>
        <w:shd w:val="clear" w:color="auto" w:fill="FFFFFF"/>
        <w:textAlignment w:val="baseline"/>
        <w:rPr>
          <w:color w:val="273239"/>
          <w:spacing w:val="2"/>
        </w:rPr>
      </w:pPr>
      <w:r w:rsidRPr="006F6838">
        <w:rPr>
          <w:color w:val="273239"/>
          <w:spacing w:val="2"/>
        </w:rPr>
        <w:t xml:space="preserve">3. Remove the Volume </w:t>
      </w:r>
      <w:proofErr w:type="gramStart"/>
      <w:r w:rsidRPr="006F6838">
        <w:rPr>
          <w:color w:val="273239"/>
          <w:spacing w:val="2"/>
        </w:rPr>
        <w:t>Group:-</w:t>
      </w:r>
      <w:proofErr w:type="gramEnd"/>
      <w:r w:rsidRPr="006F6838">
        <w:rPr>
          <w:color w:val="273239"/>
          <w:spacing w:val="2"/>
        </w:rPr>
        <w:t xml:space="preserve"> After removing all Logical Volumes within the Volume Group, you can remove the Volume Group.</w:t>
      </w:r>
    </w:p>
    <w:p w:rsidR="00ED4168" w:rsidP="006F6838" w:rsidRDefault="006F6838" w14:paraId="0763665D" w14:textId="09F3F383">
      <w:pPr>
        <w:pStyle w:val="NormalWeb"/>
        <w:shd w:val="clear" w:color="auto" w:fill="FFFFFF"/>
        <w:textAlignment w:val="baseline"/>
        <w:rPr>
          <w:color w:val="273239"/>
          <w:spacing w:val="2"/>
        </w:rPr>
      </w:pPr>
      <w:r w:rsidRPr="006F6838">
        <w:rPr>
          <w:color w:val="273239"/>
          <w:spacing w:val="2"/>
        </w:rPr>
        <w:t xml:space="preserve">4. Remove the Physical </w:t>
      </w:r>
      <w:proofErr w:type="gramStart"/>
      <w:r w:rsidRPr="006F6838">
        <w:rPr>
          <w:color w:val="273239"/>
          <w:spacing w:val="2"/>
        </w:rPr>
        <w:t>Volumes:-</w:t>
      </w:r>
      <w:proofErr w:type="gramEnd"/>
      <w:r w:rsidRPr="006F6838">
        <w:rPr>
          <w:color w:val="273239"/>
          <w:spacing w:val="2"/>
        </w:rPr>
        <w:t xml:space="preserve"> Finally, you can remove the Physical Volumes that were part of the Volume Group</w:t>
      </w:r>
    </w:p>
    <w:p w:rsidR="00480120" w:rsidP="006F6838" w:rsidRDefault="00480120" w14:paraId="0B679513" w14:textId="77777777">
      <w:pPr>
        <w:pStyle w:val="NormalWeb"/>
        <w:shd w:val="clear" w:color="auto" w:fill="FFFFFF"/>
        <w:textAlignment w:val="baseline"/>
        <w:rPr>
          <w:color w:val="273239"/>
          <w:spacing w:val="2"/>
        </w:rPr>
      </w:pPr>
    </w:p>
    <w:p w:rsidRPr="000940E5" w:rsidR="00480120" w:rsidP="003F1569" w:rsidRDefault="00C07918" w14:paraId="1C227D6D" w14:textId="4AB96DEB">
      <w:pPr>
        <w:pStyle w:val="NormalWeb"/>
        <w:numPr>
          <w:ilvl w:val="0"/>
          <w:numId w:val="76"/>
        </w:numPr>
        <w:shd w:val="clear" w:color="auto" w:fill="FFFFFF"/>
        <w:textAlignment w:val="baseline"/>
        <w:rPr>
          <w:b/>
          <w:bCs/>
          <w:color w:val="273239"/>
          <w:spacing w:val="2"/>
        </w:rPr>
      </w:pPr>
      <w:r w:rsidRPr="000940E5">
        <w:rPr>
          <w:b/>
          <w:bCs/>
          <w:color w:val="273239"/>
          <w:spacing w:val="2"/>
        </w:rPr>
        <w:t xml:space="preserve">Managing </w:t>
      </w:r>
      <w:r w:rsidRPr="000940E5" w:rsidR="000940E5">
        <w:rPr>
          <w:b/>
          <w:bCs/>
          <w:color w:val="273239"/>
          <w:spacing w:val="2"/>
        </w:rPr>
        <w:t>Users and Groups</w:t>
      </w:r>
    </w:p>
    <w:p w:rsidRPr="000940E5" w:rsidR="000940E5" w:rsidP="000940E5" w:rsidRDefault="000940E5" w14:paraId="1B2218A4" w14:textId="77777777">
      <w:pPr>
        <w:pStyle w:val="NormalWeb"/>
        <w:shd w:val="clear" w:color="auto" w:fill="FFFFFF"/>
        <w:ind w:left="360"/>
        <w:textAlignment w:val="baseline"/>
        <w:rPr>
          <w:color w:val="273239"/>
          <w:spacing w:val="2"/>
        </w:rPr>
      </w:pPr>
      <w:r w:rsidRPr="000940E5">
        <w:rPr>
          <w:color w:val="273239"/>
          <w:spacing w:val="2"/>
        </w:rPr>
        <w:t>Managing users and groups in Linux is a fundamental aspect of system administration. It involves creating, modifying, and deleting user accounts and groups, as well as assigning permissions to files and directories.</w:t>
      </w:r>
    </w:p>
    <w:p w:rsidRPr="000940E5" w:rsidR="000940E5" w:rsidP="000940E5" w:rsidRDefault="000940E5" w14:paraId="0617F9F6" w14:textId="77777777">
      <w:pPr>
        <w:pStyle w:val="NormalWeb"/>
        <w:shd w:val="clear" w:color="auto" w:fill="FFFFFF"/>
        <w:textAlignment w:val="baseline"/>
        <w:rPr>
          <w:color w:val="273239"/>
          <w:spacing w:val="2"/>
        </w:rPr>
      </w:pPr>
      <w:r w:rsidRPr="000940E5">
        <w:rPr>
          <w:color w:val="273239"/>
          <w:spacing w:val="2"/>
        </w:rPr>
        <w:t xml:space="preserve">1. </w:t>
      </w:r>
      <w:r w:rsidRPr="000940E5">
        <w:rPr>
          <w:b/>
          <w:bCs/>
          <w:color w:val="273239"/>
          <w:spacing w:val="2"/>
        </w:rPr>
        <w:t>Managing Users</w:t>
      </w:r>
    </w:p>
    <w:p w:rsidR="005505E8" w:rsidP="003F1569" w:rsidRDefault="000940E5" w14:paraId="2C000465" w14:textId="77777777">
      <w:pPr>
        <w:pStyle w:val="NormalWeb"/>
        <w:numPr>
          <w:ilvl w:val="0"/>
          <w:numId w:val="61"/>
        </w:numPr>
        <w:shd w:val="clear" w:color="auto" w:fill="FFFFFF"/>
        <w:textAlignment w:val="baseline"/>
        <w:rPr>
          <w:color w:val="273239"/>
          <w:spacing w:val="2"/>
        </w:rPr>
      </w:pPr>
      <w:r w:rsidRPr="000940E5">
        <w:rPr>
          <w:color w:val="273239"/>
          <w:spacing w:val="2"/>
        </w:rPr>
        <w:t>Creating a User</w:t>
      </w:r>
      <w:r>
        <w:rPr>
          <w:color w:val="273239"/>
          <w:spacing w:val="2"/>
        </w:rPr>
        <w:t xml:space="preserve">: </w:t>
      </w:r>
      <w:r w:rsidRPr="000940E5">
        <w:rPr>
          <w:color w:val="273239"/>
          <w:spacing w:val="2"/>
        </w:rPr>
        <w:t xml:space="preserve">To create a new user, use the </w:t>
      </w:r>
      <w:proofErr w:type="spellStart"/>
      <w:r w:rsidRPr="000940E5">
        <w:rPr>
          <w:color w:val="273239"/>
          <w:spacing w:val="2"/>
        </w:rPr>
        <w:t>useradd</w:t>
      </w:r>
      <w:proofErr w:type="spellEnd"/>
      <w:r w:rsidRPr="000940E5">
        <w:rPr>
          <w:color w:val="273239"/>
          <w:spacing w:val="2"/>
        </w:rPr>
        <w:t xml:space="preserve"> command followed by the username. You can also specify additional options such as home directory, shell, and more.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useradd</w:t>
      </w:r>
      <w:proofErr w:type="spellEnd"/>
      <w:r w:rsidRPr="000940E5">
        <w:rPr>
          <w:color w:val="273239"/>
          <w:spacing w:val="2"/>
        </w:rPr>
        <w:t xml:space="preserve"> -m -s /bin/bash username</w:t>
      </w:r>
    </w:p>
    <w:p w:rsidR="005505E8" w:rsidP="003F1569" w:rsidRDefault="000940E5" w14:paraId="27497880" w14:textId="77777777">
      <w:pPr>
        <w:pStyle w:val="NormalWeb"/>
        <w:numPr>
          <w:ilvl w:val="0"/>
          <w:numId w:val="61"/>
        </w:numPr>
        <w:shd w:val="clear" w:color="auto" w:fill="FFFFFF"/>
        <w:textAlignment w:val="baseline"/>
        <w:rPr>
          <w:color w:val="273239"/>
          <w:spacing w:val="2"/>
        </w:rPr>
      </w:pPr>
      <w:r w:rsidRPr="000940E5">
        <w:rPr>
          <w:color w:val="273239"/>
          <w:spacing w:val="2"/>
        </w:rPr>
        <w:t>Modifying a User</w:t>
      </w:r>
      <w:r w:rsidRPr="005505E8" w:rsidR="005505E8">
        <w:rPr>
          <w:color w:val="273239"/>
          <w:spacing w:val="2"/>
        </w:rPr>
        <w:t xml:space="preserve">: </w:t>
      </w:r>
      <w:r w:rsidRPr="000940E5">
        <w:rPr>
          <w:color w:val="273239"/>
          <w:spacing w:val="2"/>
        </w:rPr>
        <w:t xml:space="preserve">To modify an existing user, use the </w:t>
      </w:r>
      <w:proofErr w:type="spellStart"/>
      <w:r w:rsidRPr="000940E5">
        <w:rPr>
          <w:color w:val="273239"/>
          <w:spacing w:val="2"/>
        </w:rPr>
        <w:t>usermod</w:t>
      </w:r>
      <w:proofErr w:type="spellEnd"/>
      <w:r w:rsidRPr="000940E5">
        <w:rPr>
          <w:color w:val="273239"/>
          <w:spacing w:val="2"/>
        </w:rPr>
        <w:t xml:space="preserve"> command.</w:t>
      </w:r>
    </w:p>
    <w:p w:rsidR="005505E8" w:rsidP="003F1569" w:rsidRDefault="000940E5" w14:paraId="1BF1380F" w14:textId="77777777">
      <w:pPr>
        <w:pStyle w:val="NormalWeb"/>
        <w:numPr>
          <w:ilvl w:val="0"/>
          <w:numId w:val="62"/>
        </w:numPr>
        <w:shd w:val="clear" w:color="auto" w:fill="FFFFFF"/>
        <w:textAlignment w:val="baseline"/>
        <w:rPr>
          <w:color w:val="273239"/>
          <w:spacing w:val="2"/>
        </w:rPr>
      </w:pPr>
      <w:r w:rsidRPr="000940E5">
        <w:rPr>
          <w:color w:val="273239"/>
          <w:spacing w:val="2"/>
        </w:rPr>
        <w:t xml:space="preserve">Change the user’s shell: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usermod</w:t>
      </w:r>
      <w:proofErr w:type="spellEnd"/>
      <w:r w:rsidRPr="000940E5">
        <w:rPr>
          <w:color w:val="273239"/>
          <w:spacing w:val="2"/>
        </w:rPr>
        <w:t xml:space="preserve"> -s /bin/</w:t>
      </w:r>
      <w:proofErr w:type="spellStart"/>
      <w:r w:rsidRPr="000940E5">
        <w:rPr>
          <w:color w:val="273239"/>
          <w:spacing w:val="2"/>
        </w:rPr>
        <w:t>zsh</w:t>
      </w:r>
      <w:proofErr w:type="spellEnd"/>
      <w:r w:rsidRPr="000940E5">
        <w:rPr>
          <w:color w:val="273239"/>
          <w:spacing w:val="2"/>
        </w:rPr>
        <w:t xml:space="preserve"> username</w:t>
      </w:r>
    </w:p>
    <w:p w:rsidR="005505E8" w:rsidP="003F1569" w:rsidRDefault="000940E5" w14:paraId="13A84416" w14:textId="77777777">
      <w:pPr>
        <w:pStyle w:val="NormalWeb"/>
        <w:numPr>
          <w:ilvl w:val="0"/>
          <w:numId w:val="62"/>
        </w:numPr>
        <w:shd w:val="clear" w:color="auto" w:fill="FFFFFF"/>
        <w:textAlignment w:val="baseline"/>
        <w:rPr>
          <w:color w:val="273239"/>
          <w:spacing w:val="2"/>
        </w:rPr>
      </w:pPr>
      <w:r w:rsidRPr="000940E5">
        <w:rPr>
          <w:color w:val="273239"/>
          <w:spacing w:val="2"/>
        </w:rPr>
        <w:t xml:space="preserve">Change the user’s home directory: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usermod</w:t>
      </w:r>
      <w:proofErr w:type="spellEnd"/>
      <w:r w:rsidRPr="000940E5">
        <w:rPr>
          <w:color w:val="273239"/>
          <w:spacing w:val="2"/>
        </w:rPr>
        <w:t xml:space="preserve"> -d /new/home/directory username</w:t>
      </w:r>
    </w:p>
    <w:p w:rsidRPr="000940E5" w:rsidR="000940E5" w:rsidP="003F1569" w:rsidRDefault="000940E5" w14:paraId="6786F1F9" w14:textId="041E2619">
      <w:pPr>
        <w:pStyle w:val="NormalWeb"/>
        <w:numPr>
          <w:ilvl w:val="0"/>
          <w:numId w:val="62"/>
        </w:numPr>
        <w:shd w:val="clear" w:color="auto" w:fill="FFFFFF"/>
        <w:textAlignment w:val="baseline"/>
        <w:rPr>
          <w:color w:val="273239"/>
          <w:spacing w:val="2"/>
        </w:rPr>
      </w:pPr>
      <w:r w:rsidRPr="000940E5">
        <w:rPr>
          <w:color w:val="273239"/>
          <w:spacing w:val="2"/>
        </w:rPr>
        <w:t xml:space="preserve">Add the user to a group: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usermod</w:t>
      </w:r>
      <w:proofErr w:type="spellEnd"/>
      <w:r w:rsidRPr="000940E5">
        <w:rPr>
          <w:color w:val="273239"/>
          <w:spacing w:val="2"/>
        </w:rPr>
        <w:t xml:space="preserve"> -</w:t>
      </w:r>
      <w:proofErr w:type="spellStart"/>
      <w:r w:rsidRPr="000940E5">
        <w:rPr>
          <w:color w:val="273239"/>
          <w:spacing w:val="2"/>
        </w:rPr>
        <w:t>aG</w:t>
      </w:r>
      <w:proofErr w:type="spellEnd"/>
      <w:r w:rsidRPr="000940E5">
        <w:rPr>
          <w:color w:val="273239"/>
          <w:spacing w:val="2"/>
        </w:rPr>
        <w:t xml:space="preserve"> </w:t>
      </w:r>
      <w:proofErr w:type="spellStart"/>
      <w:r w:rsidRPr="000940E5">
        <w:rPr>
          <w:color w:val="273239"/>
          <w:spacing w:val="2"/>
        </w:rPr>
        <w:t>groupname</w:t>
      </w:r>
      <w:proofErr w:type="spellEnd"/>
      <w:r w:rsidRPr="000940E5">
        <w:rPr>
          <w:color w:val="273239"/>
          <w:spacing w:val="2"/>
        </w:rPr>
        <w:t xml:space="preserve"> username</w:t>
      </w:r>
    </w:p>
    <w:p w:rsidRPr="000940E5" w:rsidR="000940E5" w:rsidP="003F1569" w:rsidRDefault="000940E5" w14:paraId="2C418D2A" w14:textId="6BD664D8">
      <w:pPr>
        <w:pStyle w:val="NormalWeb"/>
        <w:numPr>
          <w:ilvl w:val="0"/>
          <w:numId w:val="63"/>
        </w:numPr>
        <w:shd w:val="clear" w:color="auto" w:fill="FFFFFF"/>
        <w:textAlignment w:val="baseline"/>
        <w:rPr>
          <w:color w:val="273239"/>
          <w:spacing w:val="2"/>
        </w:rPr>
      </w:pPr>
      <w:r w:rsidRPr="000940E5">
        <w:rPr>
          <w:color w:val="273239"/>
          <w:spacing w:val="2"/>
        </w:rPr>
        <w:t>Deleting a User</w:t>
      </w:r>
      <w:r w:rsidR="003A6BFC">
        <w:rPr>
          <w:color w:val="273239"/>
          <w:spacing w:val="2"/>
        </w:rPr>
        <w:t xml:space="preserve">: </w:t>
      </w:r>
      <w:r w:rsidRPr="000940E5">
        <w:rPr>
          <w:color w:val="273239"/>
          <w:spacing w:val="2"/>
        </w:rPr>
        <w:t xml:space="preserve">To delete a user and their home directory, use the </w:t>
      </w:r>
      <w:proofErr w:type="spellStart"/>
      <w:r w:rsidRPr="000940E5">
        <w:rPr>
          <w:color w:val="273239"/>
          <w:spacing w:val="2"/>
        </w:rPr>
        <w:t>userdel</w:t>
      </w:r>
      <w:proofErr w:type="spellEnd"/>
      <w:r w:rsidRPr="000940E5">
        <w:rPr>
          <w:color w:val="273239"/>
          <w:spacing w:val="2"/>
        </w:rPr>
        <w:t xml:space="preserve"> command with the -r option.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userdel</w:t>
      </w:r>
      <w:proofErr w:type="spellEnd"/>
      <w:r w:rsidRPr="000940E5">
        <w:rPr>
          <w:color w:val="273239"/>
          <w:spacing w:val="2"/>
        </w:rPr>
        <w:t xml:space="preserve"> -r username</w:t>
      </w:r>
    </w:p>
    <w:p w:rsidRPr="000940E5" w:rsidR="000940E5" w:rsidP="003A6BFC" w:rsidRDefault="000940E5" w14:paraId="69D140CC" w14:textId="77777777">
      <w:pPr>
        <w:pStyle w:val="NormalWeb"/>
        <w:shd w:val="clear" w:color="auto" w:fill="FFFFFF"/>
        <w:textAlignment w:val="baseline"/>
        <w:rPr>
          <w:color w:val="273239"/>
          <w:spacing w:val="2"/>
        </w:rPr>
      </w:pPr>
      <w:r w:rsidRPr="000940E5">
        <w:rPr>
          <w:color w:val="273239"/>
          <w:spacing w:val="2"/>
        </w:rPr>
        <w:t xml:space="preserve">2. </w:t>
      </w:r>
      <w:r w:rsidRPr="000940E5">
        <w:rPr>
          <w:b/>
          <w:bCs/>
          <w:color w:val="273239"/>
          <w:spacing w:val="2"/>
        </w:rPr>
        <w:t>Managing Groups</w:t>
      </w:r>
    </w:p>
    <w:p w:rsidR="002B038A" w:rsidP="003F1569" w:rsidRDefault="000940E5" w14:paraId="15759009" w14:textId="77777777">
      <w:pPr>
        <w:pStyle w:val="NormalWeb"/>
        <w:numPr>
          <w:ilvl w:val="0"/>
          <w:numId w:val="63"/>
        </w:numPr>
        <w:shd w:val="clear" w:color="auto" w:fill="FFFFFF"/>
        <w:textAlignment w:val="baseline"/>
        <w:rPr>
          <w:color w:val="273239"/>
          <w:spacing w:val="2"/>
        </w:rPr>
      </w:pPr>
      <w:r w:rsidRPr="000940E5">
        <w:rPr>
          <w:color w:val="273239"/>
          <w:spacing w:val="2"/>
        </w:rPr>
        <w:t>Creating a Group</w:t>
      </w:r>
      <w:r w:rsidR="003A6BFC">
        <w:rPr>
          <w:color w:val="273239"/>
          <w:spacing w:val="2"/>
        </w:rPr>
        <w:t xml:space="preserve">: </w:t>
      </w:r>
      <w:r w:rsidRPr="000940E5">
        <w:rPr>
          <w:color w:val="273239"/>
          <w:spacing w:val="2"/>
        </w:rPr>
        <w:t xml:space="preserve">To create a new group, use the </w:t>
      </w:r>
      <w:proofErr w:type="spellStart"/>
      <w:r w:rsidRPr="000940E5">
        <w:rPr>
          <w:color w:val="273239"/>
          <w:spacing w:val="2"/>
        </w:rPr>
        <w:t>groupadd</w:t>
      </w:r>
      <w:proofErr w:type="spellEnd"/>
      <w:r w:rsidRPr="000940E5">
        <w:rPr>
          <w:color w:val="273239"/>
          <w:spacing w:val="2"/>
        </w:rPr>
        <w:t xml:space="preserve"> command.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groupadd</w:t>
      </w:r>
      <w:proofErr w:type="spellEnd"/>
      <w:r w:rsidRPr="000940E5">
        <w:rPr>
          <w:color w:val="273239"/>
          <w:spacing w:val="2"/>
        </w:rPr>
        <w:t xml:space="preserve"> </w:t>
      </w:r>
      <w:proofErr w:type="spellStart"/>
      <w:r w:rsidRPr="000940E5">
        <w:rPr>
          <w:color w:val="273239"/>
          <w:spacing w:val="2"/>
        </w:rPr>
        <w:t>groupname</w:t>
      </w:r>
      <w:proofErr w:type="spellEnd"/>
    </w:p>
    <w:p w:rsidR="002B038A" w:rsidP="003F1569" w:rsidRDefault="000940E5" w14:paraId="4B70A894" w14:textId="77777777">
      <w:pPr>
        <w:pStyle w:val="NormalWeb"/>
        <w:numPr>
          <w:ilvl w:val="0"/>
          <w:numId w:val="63"/>
        </w:numPr>
        <w:shd w:val="clear" w:color="auto" w:fill="FFFFFF"/>
        <w:textAlignment w:val="baseline"/>
        <w:rPr>
          <w:color w:val="273239"/>
          <w:spacing w:val="2"/>
        </w:rPr>
      </w:pPr>
      <w:r w:rsidRPr="000940E5">
        <w:rPr>
          <w:color w:val="273239"/>
          <w:spacing w:val="2"/>
        </w:rPr>
        <w:t>Modifying a Group</w:t>
      </w:r>
      <w:r w:rsidRPr="002B038A" w:rsidR="003A6BFC">
        <w:rPr>
          <w:color w:val="273239"/>
          <w:spacing w:val="2"/>
        </w:rPr>
        <w:t>:</w:t>
      </w:r>
      <w:r w:rsidRPr="002B038A" w:rsidR="002B038A">
        <w:rPr>
          <w:color w:val="273239"/>
          <w:spacing w:val="2"/>
        </w:rPr>
        <w:t xml:space="preserve"> </w:t>
      </w:r>
      <w:r w:rsidRPr="000940E5">
        <w:rPr>
          <w:color w:val="273239"/>
          <w:spacing w:val="2"/>
        </w:rPr>
        <w:t xml:space="preserve">To modify an existing group, use the </w:t>
      </w:r>
      <w:proofErr w:type="spellStart"/>
      <w:r w:rsidRPr="000940E5">
        <w:rPr>
          <w:color w:val="273239"/>
          <w:spacing w:val="2"/>
        </w:rPr>
        <w:t>groupmod</w:t>
      </w:r>
      <w:proofErr w:type="spellEnd"/>
      <w:r w:rsidRPr="000940E5">
        <w:rPr>
          <w:color w:val="273239"/>
          <w:spacing w:val="2"/>
        </w:rPr>
        <w:t xml:space="preserve"> command.</w:t>
      </w:r>
    </w:p>
    <w:p w:rsidRPr="000940E5" w:rsidR="000940E5" w:rsidP="00ED608F" w:rsidRDefault="000940E5" w14:paraId="70050C4B" w14:textId="292A00E2">
      <w:pPr>
        <w:pStyle w:val="NormalWeb"/>
        <w:shd w:val="clear" w:color="auto" w:fill="FFFFFF"/>
        <w:textAlignment w:val="baseline"/>
        <w:rPr>
          <w:color w:val="273239"/>
          <w:spacing w:val="2"/>
        </w:rPr>
      </w:pPr>
      <w:r w:rsidRPr="000940E5">
        <w:rPr>
          <w:color w:val="273239"/>
          <w:spacing w:val="2"/>
        </w:rPr>
        <w:t xml:space="preserve">Change the group’s name: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groupmod</w:t>
      </w:r>
      <w:proofErr w:type="spellEnd"/>
      <w:r w:rsidRPr="000940E5">
        <w:rPr>
          <w:color w:val="273239"/>
          <w:spacing w:val="2"/>
        </w:rPr>
        <w:t xml:space="preserve"> -n </w:t>
      </w:r>
      <w:proofErr w:type="spellStart"/>
      <w:r w:rsidRPr="000940E5">
        <w:rPr>
          <w:color w:val="273239"/>
          <w:spacing w:val="2"/>
        </w:rPr>
        <w:t>newgroupname</w:t>
      </w:r>
      <w:proofErr w:type="spellEnd"/>
      <w:r w:rsidRPr="000940E5">
        <w:rPr>
          <w:color w:val="273239"/>
          <w:spacing w:val="2"/>
        </w:rPr>
        <w:t xml:space="preserve"> </w:t>
      </w:r>
      <w:proofErr w:type="spellStart"/>
      <w:r w:rsidRPr="000940E5">
        <w:rPr>
          <w:color w:val="273239"/>
          <w:spacing w:val="2"/>
        </w:rPr>
        <w:t>oldgroupname</w:t>
      </w:r>
      <w:proofErr w:type="spellEnd"/>
    </w:p>
    <w:p w:rsidRPr="000940E5" w:rsidR="000940E5" w:rsidP="003F1569" w:rsidRDefault="000940E5" w14:paraId="29EA0F46" w14:textId="4BFA963B">
      <w:pPr>
        <w:pStyle w:val="NormalWeb"/>
        <w:numPr>
          <w:ilvl w:val="0"/>
          <w:numId w:val="63"/>
        </w:numPr>
        <w:shd w:val="clear" w:color="auto" w:fill="FFFFFF"/>
        <w:ind w:left="0"/>
        <w:textAlignment w:val="baseline"/>
        <w:rPr>
          <w:b/>
          <w:bCs/>
          <w:color w:val="273239"/>
          <w:spacing w:val="2"/>
        </w:rPr>
      </w:pPr>
      <w:r w:rsidRPr="000940E5">
        <w:rPr>
          <w:color w:val="273239"/>
          <w:spacing w:val="2"/>
        </w:rPr>
        <w:t>Deleting a Group</w:t>
      </w:r>
      <w:r w:rsidR="002B038A">
        <w:rPr>
          <w:color w:val="273239"/>
          <w:spacing w:val="2"/>
        </w:rPr>
        <w:t xml:space="preserve">: </w:t>
      </w:r>
      <w:r w:rsidRPr="000940E5">
        <w:rPr>
          <w:color w:val="273239"/>
          <w:spacing w:val="2"/>
        </w:rPr>
        <w:t xml:space="preserve">To delete a group, use the </w:t>
      </w:r>
      <w:proofErr w:type="spellStart"/>
      <w:r w:rsidRPr="000940E5">
        <w:rPr>
          <w:color w:val="273239"/>
          <w:spacing w:val="2"/>
        </w:rPr>
        <w:t>groupdel</w:t>
      </w:r>
      <w:proofErr w:type="spellEnd"/>
      <w:r w:rsidRPr="000940E5">
        <w:rPr>
          <w:color w:val="273239"/>
          <w:spacing w:val="2"/>
        </w:rPr>
        <w:t xml:space="preserve"> command.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groupdel</w:t>
      </w:r>
      <w:proofErr w:type="spellEnd"/>
      <w:r w:rsidRPr="000940E5">
        <w:rPr>
          <w:color w:val="273239"/>
          <w:spacing w:val="2"/>
        </w:rPr>
        <w:t xml:space="preserve"> </w:t>
      </w:r>
      <w:proofErr w:type="spellStart"/>
      <w:r w:rsidRPr="000940E5">
        <w:rPr>
          <w:color w:val="273239"/>
          <w:spacing w:val="2"/>
        </w:rPr>
        <w:t>groupname</w:t>
      </w:r>
      <w:proofErr w:type="spellEnd"/>
    </w:p>
    <w:p w:rsidRPr="000940E5" w:rsidR="000940E5" w:rsidP="00ED608F" w:rsidRDefault="000940E5" w14:paraId="1358B0DF" w14:textId="77777777">
      <w:pPr>
        <w:pStyle w:val="NormalWeb"/>
        <w:shd w:val="clear" w:color="auto" w:fill="FFFFFF"/>
        <w:textAlignment w:val="baseline"/>
        <w:rPr>
          <w:b/>
          <w:bCs/>
          <w:color w:val="273239"/>
          <w:spacing w:val="2"/>
        </w:rPr>
      </w:pPr>
      <w:r w:rsidRPr="000940E5">
        <w:rPr>
          <w:b/>
          <w:bCs/>
          <w:color w:val="273239"/>
          <w:spacing w:val="2"/>
        </w:rPr>
        <w:t>3. Viewing User and Group Information</w:t>
      </w:r>
    </w:p>
    <w:p w:rsidR="002B038A" w:rsidP="003F1569" w:rsidRDefault="000940E5" w14:paraId="78CFC28D" w14:textId="77777777">
      <w:pPr>
        <w:pStyle w:val="NormalWeb"/>
        <w:numPr>
          <w:ilvl w:val="0"/>
          <w:numId w:val="63"/>
        </w:numPr>
        <w:shd w:val="clear" w:color="auto" w:fill="FFFFFF"/>
        <w:ind w:left="0"/>
        <w:textAlignment w:val="baseline"/>
        <w:rPr>
          <w:color w:val="273239"/>
          <w:spacing w:val="2"/>
        </w:rPr>
      </w:pPr>
      <w:r w:rsidRPr="000940E5">
        <w:rPr>
          <w:color w:val="273239"/>
          <w:spacing w:val="2"/>
        </w:rPr>
        <w:t>List all users: cat /etc/passwd</w:t>
      </w:r>
    </w:p>
    <w:p w:rsidRPr="000940E5" w:rsidR="000940E5" w:rsidP="003F1569" w:rsidRDefault="000940E5" w14:paraId="4F1D151D" w14:textId="0BE8B0B5">
      <w:pPr>
        <w:pStyle w:val="NormalWeb"/>
        <w:numPr>
          <w:ilvl w:val="0"/>
          <w:numId w:val="63"/>
        </w:numPr>
        <w:shd w:val="clear" w:color="auto" w:fill="FFFFFF"/>
        <w:ind w:left="0"/>
        <w:textAlignment w:val="baseline"/>
        <w:rPr>
          <w:color w:val="273239"/>
          <w:spacing w:val="2"/>
        </w:rPr>
      </w:pPr>
      <w:r w:rsidRPr="000940E5">
        <w:rPr>
          <w:color w:val="273239"/>
          <w:spacing w:val="2"/>
        </w:rPr>
        <w:t xml:space="preserve">List all </w:t>
      </w:r>
      <w:proofErr w:type="gramStart"/>
      <w:r w:rsidRPr="000940E5">
        <w:rPr>
          <w:color w:val="273239"/>
          <w:spacing w:val="2"/>
        </w:rPr>
        <w:t>groups:-</w:t>
      </w:r>
      <w:proofErr w:type="gramEnd"/>
      <w:r w:rsidRPr="000940E5">
        <w:rPr>
          <w:color w:val="273239"/>
          <w:spacing w:val="2"/>
        </w:rPr>
        <w:t xml:space="preserve"> cat /etc/group</w:t>
      </w:r>
    </w:p>
    <w:p w:rsidR="000940E5" w:rsidP="00ED608F" w:rsidRDefault="000940E5" w14:paraId="004380C3" w14:textId="6DE0FCAB">
      <w:pPr>
        <w:pStyle w:val="NormalWeb"/>
        <w:shd w:val="clear" w:color="auto" w:fill="FFFFFF"/>
        <w:textAlignment w:val="baseline"/>
        <w:rPr>
          <w:color w:val="273239"/>
          <w:spacing w:val="2"/>
        </w:rPr>
      </w:pPr>
      <w:r w:rsidRPr="000940E5">
        <w:rPr>
          <w:color w:val="273239"/>
          <w:spacing w:val="2"/>
        </w:rPr>
        <w:t xml:space="preserve">4. </w:t>
      </w:r>
      <w:r w:rsidRPr="000940E5">
        <w:rPr>
          <w:b/>
          <w:bCs/>
          <w:color w:val="273239"/>
          <w:spacing w:val="2"/>
        </w:rPr>
        <w:t>Managing User and Group Membership</w:t>
      </w:r>
      <w:r w:rsidR="002B038A">
        <w:rPr>
          <w:color w:val="273239"/>
          <w:spacing w:val="2"/>
        </w:rPr>
        <w:t xml:space="preserve">: </w:t>
      </w:r>
      <w:r w:rsidRPr="000940E5">
        <w:rPr>
          <w:color w:val="273239"/>
          <w:spacing w:val="2"/>
        </w:rPr>
        <w:t xml:space="preserve">To manage which users belong to which groups, you can directly edit the /etc/group file or use the </w:t>
      </w:r>
      <w:proofErr w:type="spellStart"/>
      <w:r w:rsidRPr="000940E5">
        <w:rPr>
          <w:color w:val="273239"/>
          <w:spacing w:val="2"/>
        </w:rPr>
        <w:t>gpasswd</w:t>
      </w:r>
      <w:proofErr w:type="spellEnd"/>
      <w:r w:rsidRPr="000940E5">
        <w:rPr>
          <w:color w:val="273239"/>
          <w:spacing w:val="2"/>
        </w:rPr>
        <w:t xml:space="preserve"> command.</w:t>
      </w:r>
    </w:p>
    <w:p w:rsidR="00E26154" w:rsidP="00ED608F" w:rsidRDefault="00E26154" w14:paraId="4FD02B01" w14:textId="77777777">
      <w:pPr>
        <w:pStyle w:val="NormalWeb"/>
        <w:shd w:val="clear" w:color="auto" w:fill="FFFFFF"/>
        <w:textAlignment w:val="baseline"/>
        <w:rPr>
          <w:color w:val="273239"/>
          <w:spacing w:val="2"/>
        </w:rPr>
      </w:pPr>
    </w:p>
    <w:p w:rsidR="00E26154" w:rsidP="003F1569" w:rsidRDefault="00E26154" w14:paraId="40BF5A65" w14:textId="152966C4">
      <w:pPr>
        <w:pStyle w:val="NormalWeb"/>
        <w:numPr>
          <w:ilvl w:val="0"/>
          <w:numId w:val="76"/>
        </w:numPr>
        <w:shd w:val="clear" w:color="auto" w:fill="FFFFFF"/>
        <w:ind w:left="0"/>
        <w:textAlignment w:val="baseline"/>
        <w:rPr>
          <w:b/>
          <w:bCs/>
          <w:color w:val="273239"/>
          <w:spacing w:val="2"/>
        </w:rPr>
      </w:pPr>
      <w:r w:rsidRPr="00E26154">
        <w:rPr>
          <w:b/>
          <w:bCs/>
          <w:color w:val="273239"/>
          <w:spacing w:val="2"/>
        </w:rPr>
        <w:t>TCP/IP Networking for Linux System Administrators</w:t>
      </w:r>
    </w:p>
    <w:p w:rsidRPr="00677E53" w:rsidR="00677E53" w:rsidP="00ED608F" w:rsidRDefault="00677E53" w14:paraId="44CCA712" w14:textId="6AD1FA58">
      <w:pPr>
        <w:pStyle w:val="NormalWeb"/>
        <w:shd w:val="clear" w:color="auto" w:fill="FFFFFF"/>
        <w:textAlignment w:val="baseline"/>
        <w:rPr>
          <w:color w:val="273239"/>
          <w:spacing w:val="2"/>
        </w:rPr>
      </w:pPr>
      <w:r w:rsidRPr="00677E53">
        <w:rPr>
          <w:color w:val="273239"/>
          <w:spacing w:val="2"/>
        </w:rPr>
        <w:t>TCP/IP (Transmission Control Protocol/Internet Protocol) is the suite of communication protocols used to connect hosts on the Internet. TCP/IP dictates how data should be packetized, addressed, transmitted, routed, and received.</w:t>
      </w:r>
    </w:p>
    <w:p w:rsidR="00677E53" w:rsidP="00ED608F" w:rsidRDefault="00677E53" w14:paraId="3FEFA4B1" w14:textId="77777777">
      <w:pPr>
        <w:pStyle w:val="NormalWeb"/>
        <w:shd w:val="clear" w:color="auto" w:fill="FFFFFF"/>
        <w:textAlignment w:val="baseline"/>
        <w:rPr>
          <w:color w:val="273239"/>
          <w:spacing w:val="2"/>
        </w:rPr>
      </w:pPr>
      <w:r w:rsidRPr="00677E53">
        <w:rPr>
          <w:color w:val="273239"/>
          <w:spacing w:val="2"/>
        </w:rPr>
        <w:t xml:space="preserve">1. </w:t>
      </w:r>
      <w:r w:rsidRPr="00677E53">
        <w:rPr>
          <w:b/>
          <w:bCs/>
          <w:color w:val="273239"/>
          <w:spacing w:val="2"/>
        </w:rPr>
        <w:t>TCP/IP Protocol Suite</w:t>
      </w:r>
      <w:r>
        <w:rPr>
          <w:color w:val="273239"/>
          <w:spacing w:val="2"/>
        </w:rPr>
        <w:t xml:space="preserve">: </w:t>
      </w:r>
    </w:p>
    <w:p w:rsidR="00C60556" w:rsidP="003F1569" w:rsidRDefault="00677E53" w14:paraId="75F33CD4" w14:textId="77777777">
      <w:pPr>
        <w:pStyle w:val="NormalWeb"/>
        <w:numPr>
          <w:ilvl w:val="0"/>
          <w:numId w:val="64"/>
        </w:numPr>
        <w:shd w:val="clear" w:color="auto" w:fill="FFFFFF"/>
        <w:ind w:left="0"/>
        <w:textAlignment w:val="baseline"/>
        <w:rPr>
          <w:color w:val="273239"/>
          <w:spacing w:val="2"/>
        </w:rPr>
      </w:pPr>
      <w:r w:rsidRPr="00677E53">
        <w:rPr>
          <w:color w:val="273239"/>
          <w:spacing w:val="2"/>
        </w:rPr>
        <w:t>TCP (Transmission Control Protocol): Provides reliable, ordered, and error-checked delivery of a stream of data between applications running on hosts communicating via an IP network.</w:t>
      </w:r>
    </w:p>
    <w:p w:rsidRPr="00C60556" w:rsidR="00677E53" w:rsidP="003F1569" w:rsidRDefault="00677E53" w14:paraId="02B6F450" w14:textId="45DE230B">
      <w:pPr>
        <w:pStyle w:val="NormalWeb"/>
        <w:numPr>
          <w:ilvl w:val="0"/>
          <w:numId w:val="64"/>
        </w:numPr>
        <w:shd w:val="clear" w:color="auto" w:fill="FFFFFF"/>
        <w:ind w:left="0"/>
        <w:textAlignment w:val="baseline"/>
        <w:rPr>
          <w:color w:val="273239"/>
          <w:spacing w:val="2"/>
        </w:rPr>
      </w:pPr>
      <w:r w:rsidRPr="00C60556">
        <w:rPr>
          <w:color w:val="273239"/>
          <w:spacing w:val="2"/>
        </w:rPr>
        <w:t>IP (Internet Protocol): Deals with addressing and routing the data packets so they can travel across networks and arrive at the correct destination.</w:t>
      </w:r>
    </w:p>
    <w:p w:rsidRPr="00C60556" w:rsidR="00677E53" w:rsidP="00ED608F" w:rsidRDefault="00677E53" w14:paraId="5B83AE5B" w14:textId="5FDF0104">
      <w:pPr>
        <w:pStyle w:val="NormalWeb"/>
        <w:shd w:val="clear" w:color="auto" w:fill="FFFFFF"/>
        <w:textAlignment w:val="baseline"/>
        <w:rPr>
          <w:b/>
          <w:bCs/>
          <w:color w:val="273239"/>
          <w:spacing w:val="2"/>
        </w:rPr>
      </w:pPr>
      <w:r w:rsidRPr="00677E53">
        <w:rPr>
          <w:color w:val="273239"/>
          <w:spacing w:val="2"/>
        </w:rPr>
        <w:t xml:space="preserve">2. </w:t>
      </w:r>
      <w:r w:rsidRPr="00C60556">
        <w:rPr>
          <w:b/>
          <w:bCs/>
          <w:color w:val="273239"/>
          <w:spacing w:val="2"/>
        </w:rPr>
        <w:t>Classful Networks</w:t>
      </w:r>
      <w:r w:rsidR="00C60556">
        <w:rPr>
          <w:b/>
          <w:bCs/>
          <w:color w:val="273239"/>
          <w:spacing w:val="2"/>
        </w:rPr>
        <w:t xml:space="preserve">: </w:t>
      </w:r>
      <w:r w:rsidRPr="00677E53">
        <w:rPr>
          <w:color w:val="273239"/>
          <w:spacing w:val="2"/>
        </w:rPr>
        <w:t>Classful networking divides the IP address space into five classes (A, B, C, D, E). This system was used in the early days of networking but has largely been replaced by CIDR (Classless Inter-Domain Routing).</w:t>
      </w:r>
    </w:p>
    <w:p w:rsidRPr="00C60556" w:rsidR="00677E53" w:rsidP="00ED608F" w:rsidRDefault="00677E53" w14:paraId="4F64BB20" w14:textId="249A58FE">
      <w:pPr>
        <w:pStyle w:val="NormalWeb"/>
        <w:shd w:val="clear" w:color="auto" w:fill="FFFFFF"/>
        <w:textAlignment w:val="baseline"/>
        <w:rPr>
          <w:b/>
          <w:bCs/>
          <w:color w:val="273239"/>
          <w:spacing w:val="2"/>
        </w:rPr>
      </w:pPr>
      <w:r w:rsidRPr="00C60556">
        <w:rPr>
          <w:b/>
          <w:bCs/>
          <w:color w:val="273239"/>
          <w:spacing w:val="2"/>
        </w:rPr>
        <w:t>Class A:</w:t>
      </w:r>
      <w:r w:rsidR="00C60556">
        <w:rPr>
          <w:b/>
          <w:bCs/>
          <w:color w:val="273239"/>
          <w:spacing w:val="2"/>
        </w:rPr>
        <w:t xml:space="preserve"> </w:t>
      </w:r>
      <w:r w:rsidRPr="00677E53">
        <w:rPr>
          <w:color w:val="273239"/>
          <w:spacing w:val="2"/>
        </w:rPr>
        <w:t>Range: 1.0.0.0 to 126.255.255.255</w:t>
      </w:r>
      <w:r w:rsidR="00C60556">
        <w:rPr>
          <w:b/>
          <w:bCs/>
          <w:color w:val="273239"/>
          <w:spacing w:val="2"/>
        </w:rPr>
        <w:t xml:space="preserve">, </w:t>
      </w:r>
      <w:r w:rsidRPr="00677E53">
        <w:rPr>
          <w:color w:val="273239"/>
          <w:spacing w:val="2"/>
        </w:rPr>
        <w:t>Default Subnet Mask: 255.0.0.0</w:t>
      </w:r>
      <w:r w:rsidR="00C60556">
        <w:rPr>
          <w:b/>
          <w:bCs/>
          <w:color w:val="273239"/>
          <w:spacing w:val="2"/>
        </w:rPr>
        <w:t xml:space="preserve">, </w:t>
      </w:r>
      <w:r w:rsidRPr="00677E53">
        <w:rPr>
          <w:color w:val="273239"/>
          <w:spacing w:val="2"/>
        </w:rPr>
        <w:t>Supports 16 million hosts on each of 128 networks.</w:t>
      </w:r>
    </w:p>
    <w:p w:rsidRPr="00677E53" w:rsidR="00677E53" w:rsidP="00ED608F" w:rsidRDefault="00677E53" w14:paraId="506C91D0" w14:textId="2CA49739">
      <w:pPr>
        <w:pStyle w:val="NormalWeb"/>
        <w:shd w:val="clear" w:color="auto" w:fill="FFFFFF"/>
        <w:textAlignment w:val="baseline"/>
        <w:rPr>
          <w:color w:val="273239"/>
          <w:spacing w:val="2"/>
        </w:rPr>
      </w:pPr>
      <w:r w:rsidRPr="00C60556">
        <w:rPr>
          <w:b/>
          <w:bCs/>
          <w:color w:val="273239"/>
          <w:spacing w:val="2"/>
        </w:rPr>
        <w:t>Class B</w:t>
      </w:r>
      <w:r w:rsidRPr="00677E53">
        <w:rPr>
          <w:color w:val="273239"/>
          <w:spacing w:val="2"/>
        </w:rPr>
        <w:t>:</w:t>
      </w:r>
      <w:r w:rsidR="00C60556">
        <w:rPr>
          <w:color w:val="273239"/>
          <w:spacing w:val="2"/>
        </w:rPr>
        <w:t xml:space="preserve"> </w:t>
      </w:r>
      <w:r w:rsidRPr="00677E53">
        <w:rPr>
          <w:color w:val="273239"/>
          <w:spacing w:val="2"/>
        </w:rPr>
        <w:t>Range: 128.0.0.0 to 191.255.255.255</w:t>
      </w:r>
      <w:r w:rsidR="00C60556">
        <w:rPr>
          <w:color w:val="273239"/>
          <w:spacing w:val="2"/>
        </w:rPr>
        <w:t xml:space="preserve">, </w:t>
      </w:r>
      <w:r w:rsidRPr="00677E53">
        <w:rPr>
          <w:color w:val="273239"/>
          <w:spacing w:val="2"/>
        </w:rPr>
        <w:t>Default Subnet Mask: 255.255.0.0</w:t>
      </w:r>
      <w:r w:rsidR="00C60556">
        <w:rPr>
          <w:color w:val="273239"/>
          <w:spacing w:val="2"/>
        </w:rPr>
        <w:t xml:space="preserve">, </w:t>
      </w:r>
      <w:r w:rsidRPr="00677E53">
        <w:rPr>
          <w:color w:val="273239"/>
          <w:spacing w:val="2"/>
        </w:rPr>
        <w:t>Supports 65,000 hosts on each of 16,000 networks.</w:t>
      </w:r>
    </w:p>
    <w:p w:rsidRPr="00677E53" w:rsidR="00677E53" w:rsidP="00ED608F" w:rsidRDefault="00677E53" w14:paraId="03A6CF10" w14:textId="1FED7EA7">
      <w:pPr>
        <w:pStyle w:val="NormalWeb"/>
        <w:shd w:val="clear" w:color="auto" w:fill="FFFFFF"/>
        <w:textAlignment w:val="baseline"/>
        <w:rPr>
          <w:color w:val="273239"/>
          <w:spacing w:val="2"/>
        </w:rPr>
      </w:pPr>
      <w:r w:rsidRPr="00C60556">
        <w:rPr>
          <w:b/>
          <w:bCs/>
          <w:color w:val="273239"/>
          <w:spacing w:val="2"/>
        </w:rPr>
        <w:t>Class C:</w:t>
      </w:r>
      <w:r w:rsidR="00C60556">
        <w:rPr>
          <w:color w:val="273239"/>
          <w:spacing w:val="2"/>
        </w:rPr>
        <w:t xml:space="preserve"> </w:t>
      </w:r>
      <w:r w:rsidRPr="00677E53">
        <w:rPr>
          <w:color w:val="273239"/>
          <w:spacing w:val="2"/>
        </w:rPr>
        <w:t>Range: 192.0.0.0 to 223.255.255.255</w:t>
      </w:r>
      <w:r w:rsidR="00C60556">
        <w:rPr>
          <w:color w:val="273239"/>
          <w:spacing w:val="2"/>
        </w:rPr>
        <w:t xml:space="preserve">, </w:t>
      </w:r>
      <w:r w:rsidRPr="00677E53">
        <w:rPr>
          <w:color w:val="273239"/>
          <w:spacing w:val="2"/>
        </w:rPr>
        <w:t>Default Subnet Mask: 255.255.255.0</w:t>
      </w:r>
      <w:r w:rsidR="00C60556">
        <w:rPr>
          <w:color w:val="273239"/>
          <w:spacing w:val="2"/>
        </w:rPr>
        <w:t xml:space="preserve">, </w:t>
      </w:r>
      <w:r w:rsidRPr="00677E53">
        <w:rPr>
          <w:color w:val="273239"/>
          <w:spacing w:val="2"/>
        </w:rPr>
        <w:t>Supports 254 hosts on each of 2 million networks.</w:t>
      </w:r>
    </w:p>
    <w:p w:rsidRPr="00943EFC" w:rsidR="00677E53" w:rsidP="00ED608F" w:rsidRDefault="00677E53" w14:paraId="24E03B58" w14:textId="0B7F546B">
      <w:pPr>
        <w:pStyle w:val="NormalWeb"/>
        <w:shd w:val="clear" w:color="auto" w:fill="FFFFFF"/>
        <w:textAlignment w:val="baseline"/>
        <w:rPr>
          <w:b/>
          <w:bCs/>
          <w:color w:val="273239"/>
          <w:spacing w:val="2"/>
        </w:rPr>
      </w:pPr>
      <w:r w:rsidRPr="00943EFC">
        <w:rPr>
          <w:b/>
          <w:bCs/>
          <w:color w:val="273239"/>
          <w:spacing w:val="2"/>
        </w:rPr>
        <w:t>Class D:</w:t>
      </w:r>
      <w:r w:rsidR="00943EFC">
        <w:rPr>
          <w:b/>
          <w:bCs/>
          <w:color w:val="273239"/>
          <w:spacing w:val="2"/>
        </w:rPr>
        <w:t xml:space="preserve"> </w:t>
      </w:r>
      <w:r w:rsidRPr="00677E53">
        <w:rPr>
          <w:color w:val="273239"/>
          <w:spacing w:val="2"/>
        </w:rPr>
        <w:t>Range: 224.0.0.0 to 239.255.255.255</w:t>
      </w:r>
      <w:r w:rsidR="00943EFC">
        <w:rPr>
          <w:b/>
          <w:bCs/>
          <w:color w:val="273239"/>
          <w:spacing w:val="2"/>
        </w:rPr>
        <w:t xml:space="preserve">, </w:t>
      </w:r>
      <w:r w:rsidRPr="00677E53">
        <w:rPr>
          <w:color w:val="273239"/>
          <w:spacing w:val="2"/>
        </w:rPr>
        <w:t>Used for multicast.</w:t>
      </w:r>
    </w:p>
    <w:p w:rsidRPr="00913AC2" w:rsidR="00677E53" w:rsidP="00ED608F" w:rsidRDefault="00677E53" w14:paraId="5ACE4D22" w14:textId="5EA0D652">
      <w:pPr>
        <w:pStyle w:val="NormalWeb"/>
        <w:shd w:val="clear" w:color="auto" w:fill="FFFFFF"/>
        <w:textAlignment w:val="baseline"/>
        <w:rPr>
          <w:b/>
          <w:bCs/>
          <w:color w:val="273239"/>
          <w:spacing w:val="2"/>
        </w:rPr>
      </w:pPr>
      <w:r w:rsidRPr="00943EFC">
        <w:rPr>
          <w:b/>
          <w:bCs/>
          <w:color w:val="273239"/>
          <w:spacing w:val="2"/>
        </w:rPr>
        <w:t>Class E:</w:t>
      </w:r>
      <w:r w:rsidR="00913AC2">
        <w:rPr>
          <w:b/>
          <w:bCs/>
          <w:color w:val="273239"/>
          <w:spacing w:val="2"/>
        </w:rPr>
        <w:t xml:space="preserve"> </w:t>
      </w:r>
      <w:r w:rsidRPr="00677E53">
        <w:rPr>
          <w:color w:val="273239"/>
          <w:spacing w:val="2"/>
        </w:rPr>
        <w:t>Range: 240.0.0.0 to 255.255.255.255</w:t>
      </w:r>
      <w:r w:rsidR="00913AC2">
        <w:rPr>
          <w:b/>
          <w:bCs/>
          <w:color w:val="273239"/>
          <w:spacing w:val="2"/>
        </w:rPr>
        <w:t xml:space="preserve">. </w:t>
      </w:r>
      <w:r w:rsidRPr="00677E53">
        <w:rPr>
          <w:color w:val="273239"/>
          <w:spacing w:val="2"/>
        </w:rPr>
        <w:t>Reserved for future use, or research and development purposes.</w:t>
      </w:r>
    </w:p>
    <w:p w:rsidRPr="00677E53" w:rsidR="00677E53" w:rsidP="00ED608F" w:rsidRDefault="00677E53" w14:paraId="04D98C0F" w14:textId="09B87564">
      <w:pPr>
        <w:pStyle w:val="NormalWeb"/>
        <w:shd w:val="clear" w:color="auto" w:fill="FFFFFF"/>
        <w:textAlignment w:val="baseline"/>
        <w:rPr>
          <w:color w:val="273239"/>
          <w:spacing w:val="2"/>
        </w:rPr>
      </w:pPr>
      <w:r w:rsidRPr="00677E53">
        <w:rPr>
          <w:color w:val="273239"/>
          <w:spacing w:val="2"/>
        </w:rPr>
        <w:t xml:space="preserve">3. </w:t>
      </w:r>
      <w:r w:rsidRPr="00913AC2">
        <w:rPr>
          <w:b/>
          <w:bCs/>
          <w:color w:val="273239"/>
          <w:spacing w:val="2"/>
        </w:rPr>
        <w:t>Subnet Masks</w:t>
      </w:r>
      <w:r w:rsidR="00913AC2">
        <w:rPr>
          <w:color w:val="273239"/>
          <w:spacing w:val="2"/>
        </w:rPr>
        <w:t xml:space="preserve">: </w:t>
      </w:r>
      <w:r w:rsidRPr="00677E53">
        <w:rPr>
          <w:color w:val="273239"/>
          <w:spacing w:val="2"/>
        </w:rPr>
        <w:t>A subnet mask is used to divide an IP address into network and host parts. It masks the IP address to indicate which bits are used for the network and which are used for the host.</w:t>
      </w:r>
    </w:p>
    <w:p w:rsidRPr="00A155CE" w:rsidR="00677E53" w:rsidP="00ED608F" w:rsidRDefault="00677E53" w14:paraId="03FD8B12" w14:textId="1D26F122">
      <w:pPr>
        <w:pStyle w:val="NormalWeb"/>
        <w:shd w:val="clear" w:color="auto" w:fill="FFFFFF"/>
        <w:textAlignment w:val="baseline"/>
        <w:rPr>
          <w:b/>
          <w:bCs/>
          <w:color w:val="273239"/>
          <w:spacing w:val="2"/>
        </w:rPr>
      </w:pPr>
      <w:r w:rsidRPr="00A155CE">
        <w:rPr>
          <w:b/>
          <w:bCs/>
          <w:color w:val="273239"/>
          <w:spacing w:val="2"/>
        </w:rPr>
        <w:t>Example:</w:t>
      </w:r>
    </w:p>
    <w:p w:rsidRPr="00677E53" w:rsidR="00677E53" w:rsidP="00ED608F" w:rsidRDefault="00677E53" w14:paraId="30CCE46B" w14:textId="77777777">
      <w:pPr>
        <w:pStyle w:val="NormalWeb"/>
        <w:shd w:val="clear" w:color="auto" w:fill="FFFFFF"/>
        <w:textAlignment w:val="baseline"/>
        <w:rPr>
          <w:color w:val="273239"/>
          <w:spacing w:val="2"/>
        </w:rPr>
      </w:pPr>
      <w:r w:rsidRPr="00677E53">
        <w:rPr>
          <w:color w:val="273239"/>
          <w:spacing w:val="2"/>
        </w:rPr>
        <w:t>IP Address: 192.168.1.10</w:t>
      </w:r>
    </w:p>
    <w:p w:rsidRPr="00677E53" w:rsidR="00677E53" w:rsidP="00ED608F" w:rsidRDefault="00677E53" w14:paraId="3F639D29" w14:textId="77777777">
      <w:pPr>
        <w:pStyle w:val="NormalWeb"/>
        <w:shd w:val="clear" w:color="auto" w:fill="FFFFFF"/>
        <w:textAlignment w:val="baseline"/>
        <w:rPr>
          <w:color w:val="273239"/>
          <w:spacing w:val="2"/>
        </w:rPr>
      </w:pPr>
      <w:r w:rsidRPr="00677E53">
        <w:rPr>
          <w:color w:val="273239"/>
          <w:spacing w:val="2"/>
        </w:rPr>
        <w:t>Subnet Mask: 255.255.255.0</w:t>
      </w:r>
    </w:p>
    <w:p w:rsidRPr="00677E53" w:rsidR="00677E53" w:rsidP="00ED608F" w:rsidRDefault="00677E53" w14:paraId="6B9101E3" w14:textId="77777777">
      <w:pPr>
        <w:pStyle w:val="NormalWeb"/>
        <w:shd w:val="clear" w:color="auto" w:fill="FFFFFF"/>
        <w:textAlignment w:val="baseline"/>
        <w:rPr>
          <w:color w:val="273239"/>
          <w:spacing w:val="2"/>
        </w:rPr>
      </w:pPr>
      <w:r w:rsidRPr="00677E53">
        <w:rPr>
          <w:color w:val="273239"/>
          <w:spacing w:val="2"/>
        </w:rPr>
        <w:t>Here, the first three octets (192.168.1) represent the network, and the last octet (.10) represents the host.</w:t>
      </w:r>
    </w:p>
    <w:p w:rsidR="00677E53" w:rsidP="00ED608F" w:rsidRDefault="00677E53" w14:paraId="3502530F" w14:textId="77777777">
      <w:pPr>
        <w:pStyle w:val="NormalWeb"/>
        <w:shd w:val="clear" w:color="auto" w:fill="FFFFFF"/>
        <w:textAlignment w:val="baseline"/>
        <w:rPr>
          <w:color w:val="273239"/>
          <w:spacing w:val="2"/>
        </w:rPr>
      </w:pPr>
    </w:p>
    <w:p w:rsidR="00A155CE" w:rsidP="00ED608F" w:rsidRDefault="00A155CE" w14:paraId="0B744E84" w14:textId="77777777">
      <w:pPr>
        <w:pStyle w:val="NormalWeb"/>
        <w:shd w:val="clear" w:color="auto" w:fill="FFFFFF"/>
        <w:textAlignment w:val="baseline"/>
        <w:rPr>
          <w:color w:val="273239"/>
          <w:spacing w:val="2"/>
        </w:rPr>
      </w:pPr>
    </w:p>
    <w:p w:rsidRPr="00677E53" w:rsidR="00A155CE" w:rsidP="00ED608F" w:rsidRDefault="00A155CE" w14:paraId="58D09B13" w14:textId="77777777">
      <w:pPr>
        <w:pStyle w:val="NormalWeb"/>
        <w:shd w:val="clear" w:color="auto" w:fill="FFFFFF"/>
        <w:textAlignment w:val="baseline"/>
        <w:rPr>
          <w:color w:val="273239"/>
          <w:spacing w:val="2"/>
        </w:rPr>
      </w:pPr>
    </w:p>
    <w:p w:rsidRPr="00677E53" w:rsidR="00677E53" w:rsidP="00ED608F" w:rsidRDefault="00677E53" w14:paraId="3C56A467" w14:textId="2ABACB77">
      <w:pPr>
        <w:pStyle w:val="NormalWeb"/>
        <w:shd w:val="clear" w:color="auto" w:fill="FFFFFF"/>
        <w:textAlignment w:val="baseline"/>
        <w:rPr>
          <w:color w:val="273239"/>
          <w:spacing w:val="2"/>
        </w:rPr>
      </w:pPr>
      <w:r w:rsidRPr="00677E53">
        <w:rPr>
          <w:color w:val="273239"/>
          <w:spacing w:val="2"/>
        </w:rPr>
        <w:t xml:space="preserve">4. </w:t>
      </w:r>
      <w:r w:rsidRPr="002D5B47">
        <w:rPr>
          <w:b/>
          <w:bCs/>
          <w:color w:val="273239"/>
          <w:spacing w:val="2"/>
        </w:rPr>
        <w:t>Broadcast Addresses</w:t>
      </w:r>
      <w:r w:rsidRPr="002D5B47" w:rsidR="00A155CE">
        <w:rPr>
          <w:b/>
          <w:bCs/>
          <w:color w:val="273239"/>
          <w:spacing w:val="2"/>
        </w:rPr>
        <w:t>:</w:t>
      </w:r>
      <w:r w:rsidR="00A155CE">
        <w:rPr>
          <w:color w:val="273239"/>
          <w:spacing w:val="2"/>
        </w:rPr>
        <w:t xml:space="preserve"> </w:t>
      </w:r>
      <w:r w:rsidRPr="00677E53">
        <w:rPr>
          <w:color w:val="273239"/>
          <w:spacing w:val="2"/>
        </w:rPr>
        <w:t>A broadcast address allows information to be sent to all devices on a network. It is the highest address in a subnet.</w:t>
      </w:r>
    </w:p>
    <w:p w:rsidRPr="00677E53" w:rsidR="00677E53" w:rsidP="00ED608F" w:rsidRDefault="00677E53" w14:paraId="62EDCB6C" w14:textId="77777777">
      <w:pPr>
        <w:pStyle w:val="NormalWeb"/>
        <w:shd w:val="clear" w:color="auto" w:fill="FFFFFF"/>
        <w:textAlignment w:val="baseline"/>
        <w:rPr>
          <w:color w:val="273239"/>
          <w:spacing w:val="2"/>
        </w:rPr>
      </w:pPr>
      <w:r w:rsidRPr="00677E53">
        <w:rPr>
          <w:color w:val="273239"/>
          <w:spacing w:val="2"/>
        </w:rPr>
        <w:t>Example:</w:t>
      </w:r>
    </w:p>
    <w:p w:rsidRPr="00677E53" w:rsidR="00677E53" w:rsidP="00ED608F" w:rsidRDefault="00677E53" w14:paraId="57A1DD6D" w14:textId="77777777">
      <w:pPr>
        <w:pStyle w:val="NormalWeb"/>
        <w:shd w:val="clear" w:color="auto" w:fill="FFFFFF"/>
        <w:textAlignment w:val="baseline"/>
        <w:rPr>
          <w:color w:val="273239"/>
          <w:spacing w:val="2"/>
        </w:rPr>
      </w:pPr>
      <w:r w:rsidRPr="00677E53">
        <w:rPr>
          <w:color w:val="273239"/>
          <w:spacing w:val="2"/>
        </w:rPr>
        <w:t>Network Address: 192.168.1.0</w:t>
      </w:r>
    </w:p>
    <w:p w:rsidRPr="00677E53" w:rsidR="00677E53" w:rsidP="00ED608F" w:rsidRDefault="00677E53" w14:paraId="77B88DB7" w14:textId="77777777">
      <w:pPr>
        <w:pStyle w:val="NormalWeb"/>
        <w:shd w:val="clear" w:color="auto" w:fill="FFFFFF"/>
        <w:textAlignment w:val="baseline"/>
        <w:rPr>
          <w:color w:val="273239"/>
          <w:spacing w:val="2"/>
        </w:rPr>
      </w:pPr>
      <w:r w:rsidRPr="00677E53">
        <w:rPr>
          <w:color w:val="273239"/>
          <w:spacing w:val="2"/>
        </w:rPr>
        <w:t>Subnet Mask: 255.255.255.0</w:t>
      </w:r>
    </w:p>
    <w:p w:rsidRPr="00677E53" w:rsidR="00677E53" w:rsidP="00ED608F" w:rsidRDefault="00677E53" w14:paraId="7E218DA1" w14:textId="77777777">
      <w:pPr>
        <w:pStyle w:val="NormalWeb"/>
        <w:shd w:val="clear" w:color="auto" w:fill="FFFFFF"/>
        <w:textAlignment w:val="baseline"/>
        <w:rPr>
          <w:color w:val="273239"/>
          <w:spacing w:val="2"/>
        </w:rPr>
      </w:pPr>
      <w:r w:rsidRPr="00677E53">
        <w:rPr>
          <w:color w:val="273239"/>
          <w:spacing w:val="2"/>
        </w:rPr>
        <w:t>Broadcast Address: 192.168.1.255</w:t>
      </w:r>
    </w:p>
    <w:p w:rsidRPr="00677E53" w:rsidR="00677E53" w:rsidP="00ED608F" w:rsidRDefault="00677E53" w14:paraId="13625296" w14:textId="3DFDD260">
      <w:pPr>
        <w:pStyle w:val="NormalWeb"/>
        <w:shd w:val="clear" w:color="auto" w:fill="FFFFFF"/>
        <w:textAlignment w:val="baseline"/>
        <w:rPr>
          <w:color w:val="273239"/>
          <w:spacing w:val="2"/>
        </w:rPr>
      </w:pPr>
      <w:r w:rsidRPr="00677E53">
        <w:rPr>
          <w:color w:val="273239"/>
          <w:spacing w:val="2"/>
        </w:rPr>
        <w:t>5</w:t>
      </w:r>
      <w:r w:rsidRPr="007D0E71">
        <w:rPr>
          <w:b/>
          <w:bCs/>
          <w:color w:val="273239"/>
          <w:spacing w:val="2"/>
        </w:rPr>
        <w:t>. CIDR (Classless Inter-Domain Routing)</w:t>
      </w:r>
      <w:r w:rsidR="007D0E71">
        <w:rPr>
          <w:color w:val="273239"/>
          <w:spacing w:val="2"/>
        </w:rPr>
        <w:t xml:space="preserve">: </w:t>
      </w:r>
      <w:r w:rsidRPr="00677E53">
        <w:rPr>
          <w:color w:val="273239"/>
          <w:spacing w:val="2"/>
        </w:rPr>
        <w:t>CIDR is a method for allocating IP addresses and IP routing. Unlike the classful network addressing, CIDR allows for more efficient use of IP address space.</w:t>
      </w:r>
    </w:p>
    <w:p w:rsidRPr="00677E53" w:rsidR="00677E53" w:rsidP="00ED608F" w:rsidRDefault="00677E53" w14:paraId="3E06F891" w14:textId="77777777">
      <w:pPr>
        <w:pStyle w:val="NormalWeb"/>
        <w:shd w:val="clear" w:color="auto" w:fill="FFFFFF"/>
        <w:textAlignment w:val="baseline"/>
        <w:rPr>
          <w:color w:val="273239"/>
          <w:spacing w:val="2"/>
        </w:rPr>
      </w:pPr>
      <w:r w:rsidRPr="00677E53">
        <w:rPr>
          <w:color w:val="273239"/>
          <w:spacing w:val="2"/>
        </w:rPr>
        <w:t>CIDR Notation: Combines the IP address with a suffix that indicates the number of bits used for the network prefix.</w:t>
      </w:r>
    </w:p>
    <w:p w:rsidRPr="00677E53" w:rsidR="00677E53" w:rsidP="00ED608F" w:rsidRDefault="00677E53" w14:paraId="2C7AB5BC" w14:textId="77777777">
      <w:pPr>
        <w:pStyle w:val="NormalWeb"/>
        <w:shd w:val="clear" w:color="auto" w:fill="FFFFFF"/>
        <w:textAlignment w:val="baseline"/>
        <w:rPr>
          <w:color w:val="273239"/>
          <w:spacing w:val="2"/>
        </w:rPr>
      </w:pPr>
      <w:r w:rsidRPr="00677E53">
        <w:rPr>
          <w:color w:val="273239"/>
          <w:spacing w:val="2"/>
        </w:rPr>
        <w:t>Example: 192.168.1.0/24</w:t>
      </w:r>
    </w:p>
    <w:p w:rsidRPr="00677E53" w:rsidR="00677E53" w:rsidP="00ED608F" w:rsidRDefault="00677E53" w14:paraId="7A9AA5B7" w14:textId="77777777">
      <w:pPr>
        <w:pStyle w:val="NormalWeb"/>
        <w:shd w:val="clear" w:color="auto" w:fill="FFFFFF"/>
        <w:textAlignment w:val="baseline"/>
        <w:rPr>
          <w:color w:val="273239"/>
          <w:spacing w:val="2"/>
        </w:rPr>
      </w:pPr>
      <w:r w:rsidRPr="00677E53">
        <w:rPr>
          <w:color w:val="273239"/>
          <w:spacing w:val="2"/>
        </w:rPr>
        <w:t>IP Address: 192.168.1.0</w:t>
      </w:r>
    </w:p>
    <w:p w:rsidRPr="00677E53" w:rsidR="00677E53" w:rsidP="00ED608F" w:rsidRDefault="00677E53" w14:paraId="19D45512" w14:textId="77777777">
      <w:pPr>
        <w:pStyle w:val="NormalWeb"/>
        <w:shd w:val="clear" w:color="auto" w:fill="FFFFFF"/>
        <w:textAlignment w:val="baseline"/>
        <w:rPr>
          <w:color w:val="273239"/>
          <w:spacing w:val="2"/>
        </w:rPr>
      </w:pPr>
      <w:r w:rsidRPr="00677E53">
        <w:rPr>
          <w:color w:val="273239"/>
          <w:spacing w:val="2"/>
        </w:rPr>
        <w:t>Subnet Prefix: /24 (indicating that the first 24 bits are the network part)</w:t>
      </w:r>
    </w:p>
    <w:p w:rsidRPr="00677E53" w:rsidR="00677E53" w:rsidP="00ED608F" w:rsidRDefault="00677E53" w14:paraId="3078C0B4" w14:textId="3D3FB8D5">
      <w:pPr>
        <w:pStyle w:val="NormalWeb"/>
        <w:shd w:val="clear" w:color="auto" w:fill="FFFFFF"/>
        <w:textAlignment w:val="baseline"/>
        <w:rPr>
          <w:color w:val="273239"/>
          <w:spacing w:val="2"/>
        </w:rPr>
      </w:pPr>
      <w:r w:rsidRPr="00677E53">
        <w:rPr>
          <w:color w:val="273239"/>
          <w:spacing w:val="2"/>
        </w:rPr>
        <w:t xml:space="preserve">6. </w:t>
      </w:r>
      <w:r w:rsidRPr="00B64C83">
        <w:rPr>
          <w:b/>
          <w:bCs/>
          <w:color w:val="273239"/>
          <w:spacing w:val="2"/>
        </w:rPr>
        <w:t>Private Address Space</w:t>
      </w:r>
      <w:r w:rsidR="00B64C83">
        <w:rPr>
          <w:color w:val="273239"/>
          <w:spacing w:val="2"/>
        </w:rPr>
        <w:t xml:space="preserve">: </w:t>
      </w:r>
      <w:r w:rsidRPr="00677E53">
        <w:rPr>
          <w:color w:val="273239"/>
          <w:spacing w:val="2"/>
        </w:rPr>
        <w:t>Private IP addresses are reserved for use within private networks and are not routable on the internet. They are defined in three ranges:</w:t>
      </w:r>
    </w:p>
    <w:p w:rsidRPr="00677E53" w:rsidR="00677E53" w:rsidP="00ED608F" w:rsidRDefault="00677E53" w14:paraId="23858B24" w14:textId="77777777">
      <w:pPr>
        <w:pStyle w:val="NormalWeb"/>
        <w:shd w:val="clear" w:color="auto" w:fill="FFFFFF"/>
        <w:textAlignment w:val="baseline"/>
        <w:rPr>
          <w:color w:val="273239"/>
          <w:spacing w:val="2"/>
        </w:rPr>
      </w:pPr>
      <w:r w:rsidRPr="00677E53">
        <w:rPr>
          <w:color w:val="273239"/>
          <w:spacing w:val="2"/>
        </w:rPr>
        <w:t>Class A: 10.0.0.0 to 10.255.255.255</w:t>
      </w:r>
    </w:p>
    <w:p w:rsidRPr="00677E53" w:rsidR="00677E53" w:rsidP="00ED608F" w:rsidRDefault="00677E53" w14:paraId="55379E12" w14:textId="77777777">
      <w:pPr>
        <w:pStyle w:val="NormalWeb"/>
        <w:shd w:val="clear" w:color="auto" w:fill="FFFFFF"/>
        <w:textAlignment w:val="baseline"/>
        <w:rPr>
          <w:color w:val="273239"/>
          <w:spacing w:val="2"/>
        </w:rPr>
      </w:pPr>
      <w:r w:rsidRPr="00677E53">
        <w:rPr>
          <w:color w:val="273239"/>
          <w:spacing w:val="2"/>
        </w:rPr>
        <w:t>Class B: 172.16.0.0 to 172.31.255.255</w:t>
      </w:r>
    </w:p>
    <w:p w:rsidR="00E26154" w:rsidP="00ED608F" w:rsidRDefault="00677E53" w14:paraId="00CDD881" w14:textId="51B80901">
      <w:pPr>
        <w:pStyle w:val="NormalWeb"/>
        <w:shd w:val="clear" w:color="auto" w:fill="FFFFFF"/>
        <w:textAlignment w:val="baseline"/>
        <w:rPr>
          <w:color w:val="273239"/>
          <w:spacing w:val="2"/>
        </w:rPr>
      </w:pPr>
      <w:r w:rsidRPr="00677E53">
        <w:rPr>
          <w:color w:val="273239"/>
          <w:spacing w:val="2"/>
        </w:rPr>
        <w:t>Class C: 192.168.0.0 to 192.168.255.255</w:t>
      </w:r>
    </w:p>
    <w:p w:rsidR="00B134FC" w:rsidP="00ED608F" w:rsidRDefault="00B134FC" w14:paraId="5B2BB509" w14:textId="77777777">
      <w:pPr>
        <w:pStyle w:val="NormalWeb"/>
        <w:shd w:val="clear" w:color="auto" w:fill="FFFFFF"/>
        <w:textAlignment w:val="baseline"/>
        <w:rPr>
          <w:color w:val="273239"/>
          <w:spacing w:val="2"/>
        </w:rPr>
      </w:pPr>
    </w:p>
    <w:p w:rsidR="00B134FC" w:rsidP="003F1569" w:rsidRDefault="00363255" w14:paraId="710B18D7" w14:textId="6B55E7DC">
      <w:pPr>
        <w:pStyle w:val="NormalWeb"/>
        <w:numPr>
          <w:ilvl w:val="0"/>
          <w:numId w:val="76"/>
        </w:numPr>
        <w:shd w:val="clear" w:color="auto" w:fill="FFFFFF"/>
        <w:textAlignment w:val="baseline"/>
        <w:rPr>
          <w:b/>
          <w:bCs/>
          <w:color w:val="273239"/>
          <w:spacing w:val="2"/>
        </w:rPr>
      </w:pPr>
      <w:r w:rsidRPr="00363255">
        <w:rPr>
          <w:b/>
          <w:bCs/>
          <w:color w:val="273239"/>
          <w:spacing w:val="2"/>
        </w:rPr>
        <w:t>Networking - DNS and hostnames</w:t>
      </w:r>
    </w:p>
    <w:p w:rsidR="00363255" w:rsidP="00ED608F" w:rsidRDefault="00F32E8B" w14:paraId="23908B97" w14:textId="68D7E83C">
      <w:pPr>
        <w:pStyle w:val="NormalWeb"/>
        <w:shd w:val="clear" w:color="auto" w:fill="FFFFFF"/>
        <w:textAlignment w:val="baseline"/>
        <w:rPr>
          <w:color w:val="273239"/>
          <w:spacing w:val="2"/>
        </w:rPr>
      </w:pPr>
      <w:r w:rsidRPr="00F32E8B">
        <w:rPr>
          <w:color w:val="273239"/>
          <w:spacing w:val="2"/>
        </w:rPr>
        <w:t>DNS (Domain Name System) and hostnames are essential components of network communication. They provide a way to map human-friendly names to machine-friendly IP addresses, enabling users and applications to connect to devices and services easily.</w:t>
      </w:r>
    </w:p>
    <w:p w:rsidRPr="00F32E8B" w:rsidR="00F32E8B" w:rsidP="00ED608F" w:rsidRDefault="00F32E8B" w14:paraId="6CAF2C28" w14:textId="77777777">
      <w:pPr>
        <w:pStyle w:val="NormalWeb"/>
        <w:shd w:val="clear" w:color="auto" w:fill="FFFFFF"/>
        <w:textAlignment w:val="baseline"/>
        <w:rPr>
          <w:b/>
          <w:bCs/>
          <w:color w:val="273239"/>
          <w:spacing w:val="2"/>
        </w:rPr>
      </w:pPr>
      <w:r w:rsidRPr="00F32E8B">
        <w:rPr>
          <w:b/>
          <w:bCs/>
          <w:color w:val="273239"/>
          <w:spacing w:val="2"/>
        </w:rPr>
        <w:t>1. DNS (Domain Name System)</w:t>
      </w:r>
    </w:p>
    <w:p w:rsidRPr="00F32E8B" w:rsidR="00F32E8B" w:rsidP="00ED608F" w:rsidRDefault="00F32E8B" w14:paraId="173DE262" w14:textId="77777777">
      <w:pPr>
        <w:pStyle w:val="NormalWeb"/>
        <w:shd w:val="clear" w:color="auto" w:fill="FFFFFF"/>
        <w:textAlignment w:val="baseline"/>
        <w:rPr>
          <w:color w:val="273239"/>
          <w:spacing w:val="2"/>
        </w:rPr>
      </w:pPr>
      <w:r w:rsidRPr="00F32E8B">
        <w:rPr>
          <w:color w:val="273239"/>
          <w:spacing w:val="2"/>
        </w:rPr>
        <w:t>DNS is a hierarchical and decentralized naming system for computers, services, or other resources connected to the Internet or a private network. It translates human-readable domain names to IP addresses.</w:t>
      </w:r>
    </w:p>
    <w:p w:rsidRPr="00F32E8B" w:rsidR="00F32E8B" w:rsidP="00ED608F" w:rsidRDefault="00F32E8B" w14:paraId="3C229A26" w14:textId="77777777">
      <w:pPr>
        <w:pStyle w:val="NormalWeb"/>
        <w:shd w:val="clear" w:color="auto" w:fill="FFFFFF"/>
        <w:textAlignment w:val="baseline"/>
        <w:rPr>
          <w:b/>
          <w:bCs/>
          <w:color w:val="273239"/>
          <w:spacing w:val="2"/>
        </w:rPr>
      </w:pPr>
      <w:r w:rsidRPr="00F32E8B">
        <w:rPr>
          <w:b/>
          <w:bCs/>
          <w:color w:val="273239"/>
          <w:spacing w:val="2"/>
        </w:rPr>
        <w:t>Components of DNS</w:t>
      </w:r>
    </w:p>
    <w:p w:rsidRPr="00F32E8B" w:rsidR="00F32E8B" w:rsidP="003F1569" w:rsidRDefault="00F32E8B" w14:paraId="168087C3" w14:textId="77777777">
      <w:pPr>
        <w:pStyle w:val="NormalWeb"/>
        <w:numPr>
          <w:ilvl w:val="0"/>
          <w:numId w:val="65"/>
        </w:numPr>
        <w:shd w:val="clear" w:color="auto" w:fill="FFFFFF"/>
        <w:ind w:left="0"/>
        <w:textAlignment w:val="baseline"/>
        <w:rPr>
          <w:color w:val="273239"/>
          <w:spacing w:val="2"/>
        </w:rPr>
      </w:pPr>
      <w:r w:rsidRPr="00F32E8B">
        <w:rPr>
          <w:b/>
          <w:bCs/>
          <w:color w:val="273239"/>
          <w:spacing w:val="2"/>
        </w:rPr>
        <w:t>Domain Name</w:t>
      </w:r>
      <w:r w:rsidRPr="00F32E8B">
        <w:rPr>
          <w:color w:val="273239"/>
          <w:spacing w:val="2"/>
        </w:rPr>
        <w:t>: A human-readable address (e.g., www.example.com).</w:t>
      </w:r>
    </w:p>
    <w:p w:rsidRPr="00F32E8B" w:rsidR="00F32E8B" w:rsidP="003F1569" w:rsidRDefault="00F32E8B" w14:paraId="5BE50327" w14:textId="77777777">
      <w:pPr>
        <w:pStyle w:val="NormalWeb"/>
        <w:numPr>
          <w:ilvl w:val="0"/>
          <w:numId w:val="65"/>
        </w:numPr>
        <w:shd w:val="clear" w:color="auto" w:fill="FFFFFF"/>
        <w:ind w:left="0"/>
        <w:textAlignment w:val="baseline"/>
        <w:rPr>
          <w:color w:val="273239"/>
          <w:spacing w:val="2"/>
        </w:rPr>
      </w:pPr>
      <w:r w:rsidRPr="00F32E8B">
        <w:rPr>
          <w:b/>
          <w:bCs/>
          <w:color w:val="273239"/>
          <w:spacing w:val="2"/>
        </w:rPr>
        <w:t>IP Address</w:t>
      </w:r>
      <w:r w:rsidRPr="00F32E8B">
        <w:rPr>
          <w:color w:val="273239"/>
          <w:spacing w:val="2"/>
        </w:rPr>
        <w:t>: The numerical address (e.g., 192.168.1.1) that computers use to locate each other on a network.</w:t>
      </w:r>
    </w:p>
    <w:p w:rsidRPr="00F32E8B" w:rsidR="00F32E8B" w:rsidP="003F1569" w:rsidRDefault="00F32E8B" w14:paraId="7BB6DBA9" w14:textId="77777777">
      <w:pPr>
        <w:pStyle w:val="NormalWeb"/>
        <w:numPr>
          <w:ilvl w:val="0"/>
          <w:numId w:val="65"/>
        </w:numPr>
        <w:shd w:val="clear" w:color="auto" w:fill="FFFFFF"/>
        <w:ind w:left="0"/>
        <w:textAlignment w:val="baseline"/>
        <w:rPr>
          <w:color w:val="273239"/>
          <w:spacing w:val="2"/>
        </w:rPr>
      </w:pPr>
      <w:r w:rsidRPr="00F32E8B">
        <w:rPr>
          <w:b/>
          <w:bCs/>
          <w:color w:val="273239"/>
          <w:spacing w:val="2"/>
        </w:rPr>
        <w:t>DNS Server</w:t>
      </w:r>
      <w:r w:rsidRPr="00F32E8B">
        <w:rPr>
          <w:color w:val="273239"/>
          <w:spacing w:val="2"/>
        </w:rPr>
        <w:t>: A server that responds to queries asking for the IP address associated with a domain name.</w:t>
      </w:r>
    </w:p>
    <w:p w:rsidRPr="00473C13" w:rsidR="00473C13" w:rsidP="00ED608F" w:rsidRDefault="00473C13" w14:paraId="7B115B71" w14:textId="77777777">
      <w:pPr>
        <w:pStyle w:val="NormalWeb"/>
        <w:shd w:val="clear" w:color="auto" w:fill="FFFFFF"/>
        <w:textAlignment w:val="baseline"/>
        <w:rPr>
          <w:b/>
          <w:bCs/>
          <w:color w:val="273239"/>
          <w:spacing w:val="2"/>
        </w:rPr>
      </w:pPr>
      <w:r w:rsidRPr="00473C13">
        <w:rPr>
          <w:b/>
          <w:bCs/>
          <w:color w:val="273239"/>
          <w:spacing w:val="2"/>
        </w:rPr>
        <w:t>Configuring DNS in Linux</w:t>
      </w:r>
    </w:p>
    <w:p w:rsidR="00F32E8B" w:rsidP="00ED608F" w:rsidRDefault="00473C13" w14:paraId="042EB283" w14:textId="5F756C03">
      <w:pPr>
        <w:pStyle w:val="NormalWeb"/>
        <w:shd w:val="clear" w:color="auto" w:fill="FFFFFF"/>
        <w:textAlignment w:val="baseline"/>
        <w:rPr>
          <w:color w:val="273239"/>
          <w:spacing w:val="2"/>
        </w:rPr>
      </w:pPr>
      <w:r w:rsidRPr="00473C13">
        <w:rPr>
          <w:color w:val="273239"/>
          <w:spacing w:val="2"/>
        </w:rPr>
        <w:t>DNS settings in Linux are usually configured in the /etc/</w:t>
      </w:r>
      <w:proofErr w:type="spellStart"/>
      <w:r w:rsidRPr="00473C13">
        <w:rPr>
          <w:color w:val="273239"/>
          <w:spacing w:val="2"/>
        </w:rPr>
        <w:t>resolv.conf</w:t>
      </w:r>
      <w:proofErr w:type="spellEnd"/>
      <w:r w:rsidRPr="00473C13">
        <w:rPr>
          <w:color w:val="273239"/>
          <w:spacing w:val="2"/>
        </w:rPr>
        <w:t xml:space="preserve"> fil</w:t>
      </w:r>
      <w:r w:rsidR="009F5AD2">
        <w:rPr>
          <w:color w:val="273239"/>
          <w:spacing w:val="2"/>
        </w:rPr>
        <w:t xml:space="preserve">e: </w:t>
      </w:r>
      <w:proofErr w:type="spellStart"/>
      <w:r w:rsidRPr="009F5AD2" w:rsidR="009F5AD2">
        <w:rPr>
          <w:color w:val="273239"/>
          <w:spacing w:val="2"/>
        </w:rPr>
        <w:t>sudo</w:t>
      </w:r>
      <w:proofErr w:type="spellEnd"/>
      <w:r w:rsidRPr="009F5AD2" w:rsidR="009F5AD2">
        <w:rPr>
          <w:color w:val="273239"/>
          <w:spacing w:val="2"/>
        </w:rPr>
        <w:t xml:space="preserve"> nano /etc/</w:t>
      </w:r>
      <w:proofErr w:type="spellStart"/>
      <w:r w:rsidRPr="009F5AD2" w:rsidR="009F5AD2">
        <w:rPr>
          <w:color w:val="273239"/>
          <w:spacing w:val="2"/>
        </w:rPr>
        <w:t>resolv.conf</w:t>
      </w:r>
      <w:proofErr w:type="spellEnd"/>
    </w:p>
    <w:p w:rsidR="009F5AD2" w:rsidP="00ED608F" w:rsidRDefault="009F5AD2" w14:paraId="24F50DB0" w14:textId="7EC4A920">
      <w:pPr>
        <w:pStyle w:val="NormalWeb"/>
        <w:shd w:val="clear" w:color="auto" w:fill="FFFFFF"/>
        <w:textAlignment w:val="baseline"/>
        <w:rPr>
          <w:color w:val="273239"/>
          <w:spacing w:val="2"/>
        </w:rPr>
      </w:pPr>
      <w:r w:rsidRPr="009F5AD2">
        <w:rPr>
          <w:color w:val="273239"/>
          <w:spacing w:val="2"/>
        </w:rPr>
        <w:t>Example content:</w:t>
      </w:r>
      <w:r>
        <w:rPr>
          <w:color w:val="273239"/>
          <w:spacing w:val="2"/>
        </w:rPr>
        <w:t xml:space="preserve"> </w:t>
      </w:r>
    </w:p>
    <w:p w:rsidR="009F5AD2" w:rsidP="00ED608F" w:rsidRDefault="009F5AD2" w14:paraId="2E88F434" w14:textId="77777777">
      <w:pPr>
        <w:pStyle w:val="NormalWeb"/>
        <w:shd w:val="clear" w:color="auto" w:fill="FFFFFF"/>
        <w:textAlignment w:val="baseline"/>
        <w:rPr>
          <w:color w:val="273239"/>
          <w:spacing w:val="2"/>
        </w:rPr>
      </w:pPr>
      <w:r w:rsidRPr="009F5AD2">
        <w:rPr>
          <w:color w:val="273239"/>
          <w:spacing w:val="2"/>
        </w:rPr>
        <w:t>nameserver 8.8.8.8    # Google's public DNS server</w:t>
      </w:r>
    </w:p>
    <w:p w:rsidR="009F5AD2" w:rsidP="00ED608F" w:rsidRDefault="009F5AD2" w14:paraId="64748C73" w14:textId="4A014A37">
      <w:pPr>
        <w:pStyle w:val="NormalWeb"/>
        <w:shd w:val="clear" w:color="auto" w:fill="FFFFFF"/>
        <w:textAlignment w:val="baseline"/>
        <w:rPr>
          <w:color w:val="273239"/>
          <w:spacing w:val="2"/>
        </w:rPr>
      </w:pPr>
      <w:r w:rsidRPr="009F5AD2">
        <w:rPr>
          <w:color w:val="273239"/>
          <w:spacing w:val="2"/>
        </w:rPr>
        <w:t>nameserver 8.8.4.4    # Google's secondary DNS server</w:t>
      </w:r>
    </w:p>
    <w:p w:rsidRPr="00466BEA" w:rsidR="00466BEA" w:rsidP="00ED608F" w:rsidRDefault="00466BEA" w14:paraId="7F0C6332" w14:textId="77777777">
      <w:pPr>
        <w:pStyle w:val="NormalWeb"/>
        <w:shd w:val="clear" w:color="auto" w:fill="FFFFFF"/>
        <w:textAlignment w:val="baseline"/>
        <w:rPr>
          <w:b/>
          <w:bCs/>
          <w:color w:val="273239"/>
          <w:spacing w:val="2"/>
        </w:rPr>
      </w:pPr>
      <w:r w:rsidRPr="00466BEA">
        <w:rPr>
          <w:b/>
          <w:bCs/>
          <w:color w:val="273239"/>
          <w:spacing w:val="2"/>
        </w:rPr>
        <w:t>2. Hostnames</w:t>
      </w:r>
    </w:p>
    <w:p w:rsidRPr="00466BEA" w:rsidR="00466BEA" w:rsidP="00ED608F" w:rsidRDefault="00466BEA" w14:paraId="1946791E" w14:textId="77777777">
      <w:pPr>
        <w:pStyle w:val="NormalWeb"/>
        <w:shd w:val="clear" w:color="auto" w:fill="FFFFFF"/>
        <w:textAlignment w:val="baseline"/>
        <w:rPr>
          <w:color w:val="273239"/>
          <w:spacing w:val="2"/>
        </w:rPr>
      </w:pPr>
      <w:r w:rsidRPr="00466BEA">
        <w:rPr>
          <w:color w:val="273239"/>
          <w:spacing w:val="2"/>
        </w:rPr>
        <w:t>A hostname is a label assigned to a device on a network. It is used to identify the device in various forms of electronic communication such as within a local network or on the Internet.</w:t>
      </w:r>
    </w:p>
    <w:p w:rsidRPr="00466BEA" w:rsidR="00466BEA" w:rsidP="00ED608F" w:rsidRDefault="00466BEA" w14:paraId="3FA1226E" w14:textId="77777777">
      <w:pPr>
        <w:pStyle w:val="NormalWeb"/>
        <w:shd w:val="clear" w:color="auto" w:fill="FFFFFF"/>
        <w:textAlignment w:val="baseline"/>
        <w:rPr>
          <w:b/>
          <w:bCs/>
          <w:color w:val="273239"/>
          <w:spacing w:val="2"/>
        </w:rPr>
      </w:pPr>
      <w:r w:rsidRPr="00466BEA">
        <w:rPr>
          <w:b/>
          <w:bCs/>
          <w:color w:val="273239"/>
          <w:spacing w:val="2"/>
        </w:rPr>
        <w:t>Setting the Hostname</w:t>
      </w:r>
    </w:p>
    <w:p w:rsidR="00466BEA" w:rsidP="003F1569" w:rsidRDefault="00466BEA" w14:paraId="21438315" w14:textId="334A7D43">
      <w:pPr>
        <w:pStyle w:val="NormalWeb"/>
        <w:numPr>
          <w:ilvl w:val="0"/>
          <w:numId w:val="66"/>
        </w:numPr>
        <w:shd w:val="clear" w:color="auto" w:fill="FFFFFF"/>
        <w:ind w:left="0"/>
        <w:textAlignment w:val="baseline"/>
        <w:rPr>
          <w:color w:val="273239"/>
          <w:spacing w:val="2"/>
        </w:rPr>
      </w:pPr>
      <w:r w:rsidRPr="00466BEA">
        <w:rPr>
          <w:b/>
          <w:bCs/>
          <w:color w:val="273239"/>
          <w:spacing w:val="2"/>
        </w:rPr>
        <w:t>Temporary Change</w:t>
      </w:r>
      <w:r w:rsidRPr="00466BEA">
        <w:rPr>
          <w:color w:val="273239"/>
          <w:spacing w:val="2"/>
        </w:rPr>
        <w:t>: Changes the hostname for the current session (until reboot).</w:t>
      </w:r>
      <w:r w:rsidR="00B57DD9">
        <w:rPr>
          <w:color w:val="273239"/>
          <w:spacing w:val="2"/>
        </w:rPr>
        <w:t xml:space="preserve"> Syntax: </w:t>
      </w:r>
      <w:proofErr w:type="spellStart"/>
      <w:r w:rsidRPr="00466BEA">
        <w:rPr>
          <w:color w:val="273239"/>
          <w:spacing w:val="2"/>
        </w:rPr>
        <w:t>sudo</w:t>
      </w:r>
      <w:proofErr w:type="spellEnd"/>
      <w:r w:rsidRPr="00466BEA">
        <w:rPr>
          <w:color w:val="273239"/>
          <w:spacing w:val="2"/>
        </w:rPr>
        <w:t xml:space="preserve"> hostname </w:t>
      </w:r>
      <w:proofErr w:type="spellStart"/>
      <w:r w:rsidRPr="00466BEA">
        <w:rPr>
          <w:color w:val="273239"/>
          <w:spacing w:val="2"/>
        </w:rPr>
        <w:t>newhostname</w:t>
      </w:r>
      <w:proofErr w:type="spellEnd"/>
    </w:p>
    <w:p w:rsidR="00B57DD9" w:rsidP="003F1569" w:rsidRDefault="00B57DD9" w14:paraId="5C302FD8" w14:textId="381D1024">
      <w:pPr>
        <w:pStyle w:val="NormalWeb"/>
        <w:numPr>
          <w:ilvl w:val="0"/>
          <w:numId w:val="66"/>
        </w:numPr>
        <w:shd w:val="clear" w:color="auto" w:fill="FFFFFF"/>
        <w:ind w:left="0"/>
        <w:textAlignment w:val="baseline"/>
        <w:rPr>
          <w:color w:val="273239"/>
          <w:spacing w:val="2"/>
        </w:rPr>
      </w:pPr>
      <w:r w:rsidRPr="00B57DD9">
        <w:rPr>
          <w:b/>
          <w:bCs/>
          <w:color w:val="273239"/>
          <w:spacing w:val="2"/>
        </w:rPr>
        <w:t>Permanent Change</w:t>
      </w:r>
      <w:r w:rsidRPr="00B57DD9">
        <w:rPr>
          <w:color w:val="273239"/>
          <w:spacing w:val="2"/>
        </w:rPr>
        <w:t>: Persist the hostname across reboots by editing configuration files.</w:t>
      </w:r>
      <w:r>
        <w:rPr>
          <w:color w:val="273239"/>
          <w:spacing w:val="2"/>
        </w:rPr>
        <w:t xml:space="preserve"> Syntax: </w:t>
      </w:r>
      <w:proofErr w:type="spellStart"/>
      <w:r w:rsidRPr="00D83ED0" w:rsidR="00D83ED0">
        <w:rPr>
          <w:color w:val="273239"/>
          <w:spacing w:val="2"/>
        </w:rPr>
        <w:t>sudo</w:t>
      </w:r>
      <w:proofErr w:type="spellEnd"/>
      <w:r w:rsidRPr="00D83ED0" w:rsidR="00D83ED0">
        <w:rPr>
          <w:color w:val="273239"/>
          <w:spacing w:val="2"/>
        </w:rPr>
        <w:t xml:space="preserve"> </w:t>
      </w:r>
      <w:proofErr w:type="spellStart"/>
      <w:r w:rsidRPr="00D83ED0" w:rsidR="00D83ED0">
        <w:rPr>
          <w:color w:val="273239"/>
          <w:spacing w:val="2"/>
        </w:rPr>
        <w:t>hostnamectl</w:t>
      </w:r>
      <w:proofErr w:type="spellEnd"/>
      <w:r w:rsidRPr="00D83ED0" w:rsidR="00D83ED0">
        <w:rPr>
          <w:color w:val="273239"/>
          <w:spacing w:val="2"/>
        </w:rPr>
        <w:t xml:space="preserve"> set-</w:t>
      </w:r>
      <w:del w:author="Abdullah, N (Contractor)" w:date="2025-04-08T15:43:00Z" w16du:dateUtc="2025-04-08T10:13:00Z" w:id="12">
        <w:r w:rsidRPr="00D83ED0" w:rsidDel="00B62E4D" w:rsidR="00D83ED0">
          <w:rPr>
            <w:color w:val="273239"/>
            <w:spacing w:val="2"/>
          </w:rPr>
          <w:delText xml:space="preserve">hostname </w:delText>
        </w:r>
      </w:del>
      <w:ins w:author="Abdullah, N (Contractor)" w:date="2025-04-08T15:43:00Z" w16du:dateUtc="2025-04-08T10:13:00Z" w:id="13">
        <w:r w:rsidR="00B62E4D">
          <w:rPr>
            <w:color w:val="273239"/>
            <w:spacing w:val="2"/>
          </w:rPr>
          <w:t xml:space="preserve">touch </w:t>
        </w:r>
      </w:ins>
      <w:proofErr w:type="spellStart"/>
      <w:r w:rsidRPr="00D83ED0" w:rsidR="00D83ED0">
        <w:rPr>
          <w:color w:val="273239"/>
          <w:spacing w:val="2"/>
        </w:rPr>
        <w:t>newhostname</w:t>
      </w:r>
      <w:proofErr w:type="spellEnd"/>
      <w:r w:rsidR="00D83ED0">
        <w:rPr>
          <w:color w:val="273239"/>
          <w:spacing w:val="2"/>
        </w:rPr>
        <w:t>.</w:t>
      </w:r>
    </w:p>
    <w:p w:rsidR="00AE735F" w:rsidP="00ED608F" w:rsidRDefault="00AE735F" w14:paraId="3FE3120D" w14:textId="77777777">
      <w:pPr>
        <w:pStyle w:val="NormalWeb"/>
        <w:shd w:val="clear" w:color="auto" w:fill="FFFFFF"/>
        <w:textAlignment w:val="baseline"/>
      </w:pPr>
    </w:p>
    <w:p w:rsidR="00AE735F" w:rsidP="003F1569" w:rsidRDefault="00D46A44" w14:paraId="5A47278C" w14:textId="17CAC529">
      <w:pPr>
        <w:pStyle w:val="NormalWeb"/>
        <w:numPr>
          <w:ilvl w:val="0"/>
          <w:numId w:val="76"/>
        </w:numPr>
        <w:shd w:val="clear" w:color="auto" w:fill="FFFFFF"/>
        <w:textAlignment w:val="baseline"/>
        <w:rPr>
          <w:b/>
          <w:bCs/>
          <w:color w:val="273239"/>
          <w:spacing w:val="2"/>
        </w:rPr>
      </w:pPr>
      <w:r w:rsidRPr="00D46A44">
        <w:rPr>
          <w:b/>
          <w:bCs/>
          <w:color w:val="273239"/>
          <w:spacing w:val="2"/>
        </w:rPr>
        <w:t>Networking - DHCP, Dynamic and Static Addressing</w:t>
      </w:r>
    </w:p>
    <w:p w:rsidRPr="00383D47" w:rsidR="00383D47" w:rsidP="003F1569" w:rsidRDefault="00383D47" w14:paraId="42137A63" w14:textId="6E6F6770">
      <w:pPr>
        <w:pStyle w:val="NormalWeb"/>
        <w:numPr>
          <w:ilvl w:val="0"/>
          <w:numId w:val="68"/>
        </w:numPr>
        <w:shd w:val="clear" w:color="auto" w:fill="FFFFFF"/>
        <w:ind w:left="0"/>
        <w:textAlignment w:val="baseline"/>
        <w:rPr>
          <w:b/>
          <w:bCs/>
          <w:color w:val="273239"/>
          <w:spacing w:val="2"/>
        </w:rPr>
      </w:pPr>
      <w:r w:rsidRPr="00383D47">
        <w:rPr>
          <w:b/>
          <w:bCs/>
          <w:color w:val="273239"/>
          <w:spacing w:val="2"/>
        </w:rPr>
        <w:t>DHCP (Dynamic Host Configuration Protocol)</w:t>
      </w:r>
    </w:p>
    <w:p w:rsidRPr="00383D47" w:rsidR="00383D47" w:rsidP="00ED608F" w:rsidRDefault="00383D47" w14:paraId="004AF405" w14:textId="77777777">
      <w:pPr>
        <w:pStyle w:val="NormalWeb"/>
        <w:shd w:val="clear" w:color="auto" w:fill="FFFFFF"/>
        <w:textAlignment w:val="baseline"/>
        <w:rPr>
          <w:color w:val="273239"/>
          <w:spacing w:val="2"/>
        </w:rPr>
      </w:pPr>
      <w:r w:rsidRPr="00383D47">
        <w:rPr>
          <w:color w:val="273239"/>
          <w:spacing w:val="2"/>
        </w:rPr>
        <w:t>DHCP is a network management protocol used to dynamically assign IP addresses to devices on a network, allowing them to communicate with other IP networks.</w:t>
      </w:r>
    </w:p>
    <w:p w:rsidRPr="00383D47" w:rsidR="00383D47" w:rsidP="00ED608F" w:rsidRDefault="00383D47" w14:paraId="5680254D" w14:textId="77777777">
      <w:pPr>
        <w:pStyle w:val="NormalWeb"/>
        <w:shd w:val="clear" w:color="auto" w:fill="FFFFFF"/>
        <w:textAlignment w:val="baseline"/>
        <w:rPr>
          <w:b/>
          <w:bCs/>
          <w:color w:val="273239"/>
          <w:spacing w:val="2"/>
        </w:rPr>
      </w:pPr>
      <w:r w:rsidRPr="00383D47">
        <w:rPr>
          <w:b/>
          <w:bCs/>
          <w:color w:val="273239"/>
          <w:spacing w:val="2"/>
        </w:rPr>
        <w:t>How DHCP Works</w:t>
      </w:r>
    </w:p>
    <w:p w:rsidRPr="00383D47" w:rsidR="00383D47" w:rsidP="003F1569" w:rsidRDefault="00383D47" w14:paraId="0D23F1BD" w14:textId="77777777">
      <w:pPr>
        <w:pStyle w:val="NormalWeb"/>
        <w:numPr>
          <w:ilvl w:val="0"/>
          <w:numId w:val="67"/>
        </w:numPr>
        <w:shd w:val="clear" w:color="auto" w:fill="FFFFFF"/>
        <w:ind w:left="0"/>
        <w:textAlignment w:val="baseline"/>
        <w:rPr>
          <w:color w:val="273239"/>
          <w:spacing w:val="2"/>
        </w:rPr>
      </w:pPr>
      <w:r w:rsidRPr="00383D47">
        <w:rPr>
          <w:b/>
          <w:bCs/>
          <w:color w:val="273239"/>
          <w:spacing w:val="2"/>
        </w:rPr>
        <w:t>DHCP Discovery</w:t>
      </w:r>
      <w:r w:rsidRPr="00383D47">
        <w:rPr>
          <w:color w:val="273239"/>
          <w:spacing w:val="2"/>
        </w:rPr>
        <w:t>: When a device connects to a network, it sends a DHCPDISCOVER broadcast message to find a DHCP server.</w:t>
      </w:r>
    </w:p>
    <w:p w:rsidRPr="00383D47" w:rsidR="00383D47" w:rsidP="003F1569" w:rsidRDefault="00383D47" w14:paraId="36FD9DB4" w14:textId="77777777">
      <w:pPr>
        <w:pStyle w:val="NormalWeb"/>
        <w:numPr>
          <w:ilvl w:val="0"/>
          <w:numId w:val="67"/>
        </w:numPr>
        <w:shd w:val="clear" w:color="auto" w:fill="FFFFFF"/>
        <w:ind w:left="0"/>
        <w:textAlignment w:val="baseline"/>
        <w:rPr>
          <w:color w:val="273239"/>
          <w:spacing w:val="2"/>
        </w:rPr>
      </w:pPr>
      <w:r w:rsidRPr="00383D47">
        <w:rPr>
          <w:b/>
          <w:bCs/>
          <w:color w:val="273239"/>
          <w:spacing w:val="2"/>
        </w:rPr>
        <w:t>DHCP Offer</w:t>
      </w:r>
      <w:r w:rsidRPr="00383D47">
        <w:rPr>
          <w:color w:val="273239"/>
          <w:spacing w:val="2"/>
        </w:rPr>
        <w:t>: The DHCP server responds with a DHCPOFFER message, offering an IP address to the device.</w:t>
      </w:r>
    </w:p>
    <w:p w:rsidRPr="00383D47" w:rsidR="00383D47" w:rsidP="003F1569" w:rsidRDefault="00383D47" w14:paraId="3A97C527" w14:textId="77777777">
      <w:pPr>
        <w:pStyle w:val="NormalWeb"/>
        <w:numPr>
          <w:ilvl w:val="0"/>
          <w:numId w:val="67"/>
        </w:numPr>
        <w:shd w:val="clear" w:color="auto" w:fill="FFFFFF"/>
        <w:ind w:left="0"/>
        <w:textAlignment w:val="baseline"/>
        <w:rPr>
          <w:color w:val="273239"/>
          <w:spacing w:val="2"/>
        </w:rPr>
      </w:pPr>
      <w:r w:rsidRPr="00383D47">
        <w:rPr>
          <w:b/>
          <w:bCs/>
          <w:color w:val="273239"/>
          <w:spacing w:val="2"/>
        </w:rPr>
        <w:t>DHCP Request</w:t>
      </w:r>
      <w:r w:rsidRPr="00383D47">
        <w:rPr>
          <w:color w:val="273239"/>
          <w:spacing w:val="2"/>
        </w:rPr>
        <w:t>: The device replies with a DHCPREQUEST message, requesting the offered IP address.</w:t>
      </w:r>
    </w:p>
    <w:p w:rsidRPr="00383D47" w:rsidR="00383D47" w:rsidP="003F1569" w:rsidRDefault="00383D47" w14:paraId="6B733CEF" w14:textId="77777777">
      <w:pPr>
        <w:pStyle w:val="NormalWeb"/>
        <w:numPr>
          <w:ilvl w:val="0"/>
          <w:numId w:val="67"/>
        </w:numPr>
        <w:shd w:val="clear" w:color="auto" w:fill="FFFFFF"/>
        <w:ind w:left="0"/>
        <w:textAlignment w:val="baseline"/>
        <w:rPr>
          <w:color w:val="273239"/>
          <w:spacing w:val="2"/>
        </w:rPr>
      </w:pPr>
      <w:r w:rsidRPr="00383D47">
        <w:rPr>
          <w:b/>
          <w:bCs/>
          <w:color w:val="273239"/>
          <w:spacing w:val="2"/>
        </w:rPr>
        <w:t>DHCP Acknowledgment</w:t>
      </w:r>
      <w:r w:rsidRPr="00383D47">
        <w:rPr>
          <w:color w:val="273239"/>
          <w:spacing w:val="2"/>
        </w:rPr>
        <w:t>: The DHCP server sends a DHCPACK message to confirm the lease, and the device configures itself with the provided IP address, subnet mask, gateway, and DNS server addresses.</w:t>
      </w:r>
    </w:p>
    <w:p w:rsidRPr="00E80054" w:rsidR="00E80054" w:rsidP="00ED608F" w:rsidRDefault="00E80054" w14:paraId="52C9897C" w14:textId="77777777">
      <w:pPr>
        <w:pStyle w:val="NormalWeb"/>
        <w:shd w:val="clear" w:color="auto" w:fill="FFFFFF"/>
        <w:textAlignment w:val="baseline"/>
        <w:rPr>
          <w:b/>
          <w:bCs/>
          <w:color w:val="273239"/>
          <w:spacing w:val="2"/>
        </w:rPr>
      </w:pPr>
      <w:r w:rsidRPr="00E80054">
        <w:rPr>
          <w:b/>
          <w:bCs/>
          <w:color w:val="273239"/>
          <w:spacing w:val="2"/>
        </w:rPr>
        <w:t>Configuring DHCP Client on a Linux System</w:t>
      </w:r>
    </w:p>
    <w:p w:rsidR="00D46A44" w:rsidP="00ED608F" w:rsidRDefault="00E80054" w14:paraId="431ED83C" w14:textId="18AC4293">
      <w:pPr>
        <w:pStyle w:val="NormalWeb"/>
        <w:shd w:val="clear" w:color="auto" w:fill="FFFFFF"/>
        <w:textAlignment w:val="baseline"/>
        <w:rPr>
          <w:color w:val="273239"/>
          <w:spacing w:val="2"/>
        </w:rPr>
      </w:pPr>
      <w:r w:rsidRPr="00E80054">
        <w:rPr>
          <w:color w:val="273239"/>
          <w:spacing w:val="2"/>
        </w:rPr>
        <w:t>Most Linux distributions are configured as DHCP clients by default, but the configuration file is typically located at /etc/network/interfaces for Debian-based systems or /etc/</w:t>
      </w:r>
      <w:proofErr w:type="spellStart"/>
      <w:r w:rsidRPr="00E80054">
        <w:rPr>
          <w:color w:val="273239"/>
          <w:spacing w:val="2"/>
        </w:rPr>
        <w:t>sysconfig</w:t>
      </w:r>
      <w:proofErr w:type="spellEnd"/>
      <w:r w:rsidRPr="00E80054">
        <w:rPr>
          <w:color w:val="273239"/>
          <w:spacing w:val="2"/>
        </w:rPr>
        <w:t>/network-scripts/ifcfg-eth0 for Red Hat-based systems.</w:t>
      </w:r>
    </w:p>
    <w:p w:rsidRPr="009D6B2D" w:rsidR="009D6B2D" w:rsidP="003F1569" w:rsidRDefault="009D6B2D" w14:paraId="22F75EEC" w14:textId="0E52D1B8">
      <w:pPr>
        <w:pStyle w:val="NormalWeb"/>
        <w:numPr>
          <w:ilvl w:val="0"/>
          <w:numId w:val="68"/>
        </w:numPr>
        <w:shd w:val="clear" w:color="auto" w:fill="FFFFFF"/>
        <w:ind w:left="0"/>
        <w:textAlignment w:val="baseline"/>
        <w:rPr>
          <w:b/>
          <w:bCs/>
          <w:color w:val="273239"/>
          <w:spacing w:val="2"/>
        </w:rPr>
      </w:pPr>
      <w:r w:rsidRPr="009D6B2D">
        <w:rPr>
          <w:b/>
          <w:bCs/>
          <w:color w:val="273239"/>
          <w:spacing w:val="2"/>
        </w:rPr>
        <w:t>Static IP Addressing</w:t>
      </w:r>
    </w:p>
    <w:p w:rsidR="009D6B2D" w:rsidP="00ED608F" w:rsidRDefault="009D6B2D" w14:paraId="07014D65" w14:textId="77777777">
      <w:pPr>
        <w:pStyle w:val="NormalWeb"/>
        <w:shd w:val="clear" w:color="auto" w:fill="FFFFFF"/>
        <w:textAlignment w:val="baseline"/>
        <w:rPr>
          <w:color w:val="273239"/>
          <w:spacing w:val="2"/>
        </w:rPr>
      </w:pPr>
      <w:r w:rsidRPr="009D6B2D">
        <w:rPr>
          <w:color w:val="273239"/>
          <w:spacing w:val="2"/>
        </w:rPr>
        <w:t>Static IP addressing involves manually assigning an IP address to a device. This is useful for servers and devices that need a permanent IP address.</w:t>
      </w:r>
    </w:p>
    <w:p w:rsidR="005E7A18" w:rsidP="00ED608F" w:rsidRDefault="004E66C2" w14:paraId="2838B2B3" w14:textId="77777777">
      <w:pPr>
        <w:pStyle w:val="NormalWeb"/>
        <w:shd w:val="clear" w:color="auto" w:fill="FFFFFF"/>
        <w:textAlignment w:val="baseline"/>
        <w:rPr>
          <w:color w:val="273239"/>
          <w:spacing w:val="2"/>
        </w:rPr>
      </w:pPr>
      <w:r w:rsidRPr="004E66C2">
        <w:rPr>
          <w:color w:val="273239"/>
          <w:spacing w:val="2"/>
        </w:rPr>
        <w:t>Example configuration:</w:t>
      </w:r>
      <w:r>
        <w:rPr>
          <w:color w:val="273239"/>
          <w:spacing w:val="2"/>
        </w:rPr>
        <w:t xml:space="preserve"> </w:t>
      </w:r>
      <w:r w:rsidR="005E7A18">
        <w:rPr>
          <w:color w:val="273239"/>
          <w:spacing w:val="2"/>
        </w:rPr>
        <w:t xml:space="preserve"> </w:t>
      </w:r>
    </w:p>
    <w:p w:rsidRPr="005E7A18" w:rsidR="005E7A18" w:rsidP="00ED608F" w:rsidRDefault="005E7A18" w14:paraId="47AB344D" w14:textId="12718645">
      <w:pPr>
        <w:pStyle w:val="NormalWeb"/>
        <w:shd w:val="clear" w:color="auto" w:fill="FFFFFF"/>
        <w:spacing w:before="120" w:beforeAutospacing="0" w:after="0" w:afterAutospacing="0"/>
        <w:textAlignment w:val="baseline"/>
        <w:rPr>
          <w:color w:val="273239"/>
          <w:spacing w:val="2"/>
        </w:rPr>
      </w:pPr>
      <w:r w:rsidRPr="005E7A18">
        <w:rPr>
          <w:color w:val="273239"/>
          <w:spacing w:val="2"/>
        </w:rPr>
        <w:t>DEVICE=eth0</w:t>
      </w:r>
    </w:p>
    <w:p w:rsidRPr="005E7A18" w:rsidR="005E7A18" w:rsidP="00ED608F" w:rsidRDefault="005E7A18" w14:paraId="0E024BDC"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BOOTPROTO=static</w:t>
      </w:r>
    </w:p>
    <w:p w:rsidRPr="005E7A18" w:rsidR="005E7A18" w:rsidP="00ED608F" w:rsidRDefault="005E7A18" w14:paraId="09250141"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ONBOOT=yes</w:t>
      </w:r>
    </w:p>
    <w:p w:rsidRPr="005E7A18" w:rsidR="005E7A18" w:rsidP="00ED608F" w:rsidRDefault="005E7A18" w14:paraId="6BADD548"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IPADDR=192.168.1.10</w:t>
      </w:r>
    </w:p>
    <w:p w:rsidRPr="005E7A18" w:rsidR="005E7A18" w:rsidP="00ED608F" w:rsidRDefault="005E7A18" w14:paraId="06DC0D9E"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NETMASK=255.255.255.0</w:t>
      </w:r>
    </w:p>
    <w:p w:rsidRPr="005E7A18" w:rsidR="005E7A18" w:rsidP="00ED608F" w:rsidRDefault="005E7A18" w14:paraId="43030D96"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GATEWAY=192.168.1.1</w:t>
      </w:r>
    </w:p>
    <w:p w:rsidRPr="005E7A18" w:rsidR="005E7A18" w:rsidP="00ED608F" w:rsidRDefault="005E7A18" w14:paraId="672D0D41" w14:textId="77777777">
      <w:pPr>
        <w:pStyle w:val="NormalWeb"/>
        <w:shd w:val="clear" w:color="auto" w:fill="FFFFFF"/>
        <w:spacing w:before="120" w:beforeAutospacing="0" w:after="0" w:afterAutospacing="0"/>
        <w:textAlignment w:val="baseline"/>
        <w:rPr>
          <w:color w:val="273239"/>
          <w:spacing w:val="2"/>
        </w:rPr>
      </w:pPr>
      <w:r w:rsidRPr="005E7A18">
        <w:rPr>
          <w:color w:val="273239"/>
          <w:spacing w:val="2"/>
        </w:rPr>
        <w:t>DNS1=8.8.8.8</w:t>
      </w:r>
    </w:p>
    <w:p w:rsidRPr="009D6B2D" w:rsidR="004E66C2" w:rsidP="00ED608F" w:rsidRDefault="005E7A18" w14:paraId="00368E03" w14:textId="466267AE">
      <w:pPr>
        <w:pStyle w:val="NormalWeb"/>
        <w:shd w:val="clear" w:color="auto" w:fill="FFFFFF"/>
        <w:spacing w:before="120" w:beforeAutospacing="0" w:after="0" w:afterAutospacing="0"/>
        <w:textAlignment w:val="baseline"/>
        <w:rPr>
          <w:color w:val="273239"/>
          <w:spacing w:val="2"/>
        </w:rPr>
      </w:pPr>
      <w:r w:rsidRPr="005E7A18">
        <w:rPr>
          <w:color w:val="273239"/>
          <w:spacing w:val="2"/>
        </w:rPr>
        <w:t>DNS2=8.8.4.4</w:t>
      </w:r>
    </w:p>
    <w:p w:rsidR="00E80054" w:rsidP="002B03D5" w:rsidRDefault="00E80054" w14:paraId="56CFE458" w14:textId="77777777">
      <w:pPr>
        <w:pStyle w:val="NormalWeb"/>
        <w:shd w:val="clear" w:color="auto" w:fill="FFFFFF"/>
        <w:textAlignment w:val="baseline"/>
        <w:rPr>
          <w:color w:val="273239"/>
          <w:spacing w:val="2"/>
        </w:rPr>
      </w:pPr>
    </w:p>
    <w:p w:rsidR="00F25C68" w:rsidP="003F1569" w:rsidRDefault="00F25C68" w14:paraId="52CA29BE" w14:textId="7DD76031">
      <w:pPr>
        <w:pStyle w:val="NormalWeb"/>
        <w:numPr>
          <w:ilvl w:val="0"/>
          <w:numId w:val="50"/>
        </w:numPr>
        <w:shd w:val="clear" w:color="auto" w:fill="FFFFFF"/>
        <w:ind w:left="0"/>
        <w:textAlignment w:val="baseline"/>
        <w:rPr>
          <w:b/>
          <w:bCs/>
          <w:color w:val="273239"/>
          <w:spacing w:val="2"/>
        </w:rPr>
      </w:pPr>
      <w:r w:rsidRPr="00F25C68">
        <w:rPr>
          <w:b/>
          <w:bCs/>
          <w:color w:val="273239"/>
          <w:spacing w:val="2"/>
        </w:rPr>
        <w:t>Network Troubleshooting</w:t>
      </w:r>
    </w:p>
    <w:p w:rsidR="00F25C68" w:rsidP="00ED608F" w:rsidRDefault="0066232E" w14:paraId="2F2A71F4" w14:textId="25752A3E">
      <w:pPr>
        <w:pStyle w:val="NormalWeb"/>
        <w:shd w:val="clear" w:color="auto" w:fill="FFFFFF"/>
        <w:textAlignment w:val="baseline"/>
        <w:rPr>
          <w:color w:val="273239"/>
          <w:spacing w:val="2"/>
        </w:rPr>
      </w:pPr>
      <w:r w:rsidRPr="0066232E">
        <w:rPr>
          <w:color w:val="273239"/>
          <w:spacing w:val="2"/>
        </w:rPr>
        <w:t>Network troubleshooting in Linux involves using various commands and tools to diagnose and resolve network connectivity issues.</w:t>
      </w:r>
    </w:p>
    <w:p w:rsidRPr="0066232E" w:rsidR="0066232E" w:rsidP="003F1569" w:rsidRDefault="0066232E" w14:paraId="07C7B02C" w14:textId="2F1C3C1C">
      <w:pPr>
        <w:pStyle w:val="NormalWeb"/>
        <w:numPr>
          <w:ilvl w:val="0"/>
          <w:numId w:val="68"/>
        </w:numPr>
        <w:shd w:val="clear" w:color="auto" w:fill="FFFFFF"/>
        <w:ind w:left="0"/>
        <w:textAlignment w:val="baseline"/>
        <w:rPr>
          <w:b/>
          <w:bCs/>
          <w:color w:val="273239"/>
          <w:spacing w:val="2"/>
        </w:rPr>
      </w:pPr>
      <w:r w:rsidRPr="0066232E">
        <w:rPr>
          <w:b/>
          <w:bCs/>
          <w:color w:val="273239"/>
          <w:spacing w:val="2"/>
        </w:rPr>
        <w:t>Basic Connectivity Tests</w:t>
      </w:r>
    </w:p>
    <w:p w:rsidR="00C04EAC" w:rsidP="00ED608F" w:rsidRDefault="0066232E" w14:paraId="6E59E341" w14:textId="77777777">
      <w:pPr>
        <w:pStyle w:val="NormalWeb"/>
        <w:shd w:val="clear" w:color="auto" w:fill="FFFFFF"/>
        <w:spacing w:before="0" w:beforeAutospacing="0" w:after="0" w:afterAutospacing="0"/>
        <w:textAlignment w:val="baseline"/>
        <w:rPr>
          <w:color w:val="273239"/>
          <w:spacing w:val="2"/>
        </w:rPr>
      </w:pPr>
      <w:r w:rsidRPr="0066232E">
        <w:rPr>
          <w:b/>
          <w:bCs/>
          <w:color w:val="273239"/>
          <w:spacing w:val="2"/>
        </w:rPr>
        <w:t>Ping</w:t>
      </w:r>
      <w:r>
        <w:rPr>
          <w:b/>
          <w:bCs/>
          <w:color w:val="273239"/>
          <w:spacing w:val="2"/>
        </w:rPr>
        <w:t xml:space="preserve">: </w:t>
      </w:r>
      <w:r w:rsidRPr="0066232E">
        <w:rPr>
          <w:color w:val="273239"/>
          <w:spacing w:val="2"/>
        </w:rPr>
        <w:t>The ping command tests the reachability of a host on an IP network.</w:t>
      </w:r>
      <w:r w:rsidR="00C04EAC">
        <w:rPr>
          <w:color w:val="273239"/>
          <w:spacing w:val="2"/>
        </w:rPr>
        <w:t xml:space="preserve">                       </w:t>
      </w:r>
      <w:r w:rsidRPr="00C04EAC" w:rsidR="00C04EAC">
        <w:rPr>
          <w:color w:val="273239"/>
          <w:spacing w:val="2"/>
        </w:rPr>
        <w:t>ping google.com</w:t>
      </w:r>
    </w:p>
    <w:p w:rsidRPr="0066232E" w:rsidR="0066232E" w:rsidP="00ED608F" w:rsidRDefault="00C04EAC" w14:paraId="26F90FAC" w14:textId="4E49554A">
      <w:pPr>
        <w:pStyle w:val="NormalWeb"/>
        <w:shd w:val="clear" w:color="auto" w:fill="FFFFFF"/>
        <w:spacing w:before="0" w:beforeAutospacing="0" w:after="0" w:afterAutospacing="0"/>
        <w:textAlignment w:val="baseline"/>
        <w:rPr>
          <w:color w:val="273239"/>
          <w:spacing w:val="2"/>
        </w:rPr>
      </w:pPr>
      <w:r w:rsidRPr="00C04EAC">
        <w:rPr>
          <w:color w:val="273239"/>
          <w:spacing w:val="2"/>
        </w:rPr>
        <w:t>ping 192.168.1.1</w:t>
      </w:r>
    </w:p>
    <w:p w:rsidR="0066232E" w:rsidP="002B03D5" w:rsidRDefault="00C84F21" w14:paraId="042A884A" w14:textId="243187C3">
      <w:pPr>
        <w:pStyle w:val="NormalWeb"/>
        <w:numPr>
          <w:ilvl w:val="0"/>
          <w:numId w:val="68"/>
        </w:numPr>
        <w:shd w:val="clear" w:color="auto" w:fill="FFFFFF"/>
        <w:ind w:left="0"/>
        <w:textAlignment w:val="baseline"/>
        <w:rPr>
          <w:b/>
          <w:bCs/>
          <w:color w:val="273239"/>
          <w:spacing w:val="2"/>
        </w:rPr>
      </w:pPr>
      <w:r w:rsidRPr="00C84F21">
        <w:rPr>
          <w:b/>
          <w:bCs/>
          <w:color w:val="273239"/>
          <w:spacing w:val="2"/>
        </w:rPr>
        <w:t>Interface Configuration and Status</w:t>
      </w:r>
    </w:p>
    <w:p w:rsidR="008650BF" w:rsidP="00ED608F" w:rsidRDefault="008650BF" w14:paraId="2780014C" w14:textId="663155D6">
      <w:pPr>
        <w:pStyle w:val="NormalWeb"/>
        <w:shd w:val="clear" w:color="auto" w:fill="FFFFFF"/>
        <w:textAlignment w:val="baseline"/>
        <w:rPr>
          <w:b/>
          <w:bCs/>
          <w:color w:val="273239"/>
          <w:spacing w:val="2"/>
        </w:rPr>
      </w:pPr>
      <w:proofErr w:type="spellStart"/>
      <w:r w:rsidRPr="008650BF">
        <w:rPr>
          <w:b/>
          <w:bCs/>
          <w:color w:val="273239"/>
          <w:spacing w:val="2"/>
        </w:rPr>
        <w:t>Ifconfig</w:t>
      </w:r>
      <w:proofErr w:type="spellEnd"/>
      <w:r>
        <w:rPr>
          <w:b/>
          <w:bCs/>
          <w:color w:val="273239"/>
          <w:spacing w:val="2"/>
        </w:rPr>
        <w:t xml:space="preserve">: </w:t>
      </w:r>
      <w:r w:rsidRPr="008650BF">
        <w:rPr>
          <w:color w:val="273239"/>
          <w:spacing w:val="2"/>
        </w:rPr>
        <w:t xml:space="preserve">The </w:t>
      </w:r>
      <w:proofErr w:type="spellStart"/>
      <w:r w:rsidRPr="008650BF">
        <w:rPr>
          <w:color w:val="273239"/>
          <w:spacing w:val="2"/>
        </w:rPr>
        <w:t>ifconfig</w:t>
      </w:r>
      <w:proofErr w:type="spellEnd"/>
      <w:r w:rsidRPr="008650BF">
        <w:rPr>
          <w:color w:val="273239"/>
          <w:spacing w:val="2"/>
        </w:rPr>
        <w:t xml:space="preserve"> command displays or configures network interfaces</w:t>
      </w:r>
      <w:r w:rsidRPr="008650BF">
        <w:rPr>
          <w:b/>
          <w:bCs/>
          <w:color w:val="273239"/>
          <w:spacing w:val="2"/>
        </w:rPr>
        <w:t>.</w:t>
      </w:r>
    </w:p>
    <w:p w:rsidR="00EA0B6A" w:rsidP="00ED608F" w:rsidRDefault="00EA0B6A" w14:paraId="164AE7A4" w14:textId="16521E38">
      <w:pPr>
        <w:pStyle w:val="NormalWeb"/>
        <w:shd w:val="clear" w:color="auto" w:fill="FFFFFF"/>
        <w:textAlignment w:val="baseline"/>
        <w:rPr>
          <w:color w:val="273239"/>
          <w:spacing w:val="2"/>
        </w:rPr>
      </w:pPr>
      <w:r w:rsidRPr="00EA0B6A">
        <w:rPr>
          <w:b/>
          <w:bCs/>
          <w:color w:val="273239"/>
          <w:spacing w:val="2"/>
        </w:rPr>
        <w:t>Ip</w:t>
      </w:r>
      <w:r>
        <w:rPr>
          <w:b/>
          <w:bCs/>
          <w:color w:val="273239"/>
          <w:spacing w:val="2"/>
        </w:rPr>
        <w:t xml:space="preserve">: </w:t>
      </w:r>
      <w:r w:rsidRPr="00EA0B6A">
        <w:rPr>
          <w:color w:val="273239"/>
          <w:spacing w:val="2"/>
        </w:rPr>
        <w:t xml:space="preserve">The </w:t>
      </w:r>
      <w:proofErr w:type="spellStart"/>
      <w:r w:rsidRPr="00EA0B6A">
        <w:rPr>
          <w:color w:val="273239"/>
          <w:spacing w:val="2"/>
        </w:rPr>
        <w:t>ip</w:t>
      </w:r>
      <w:proofErr w:type="spellEnd"/>
      <w:r w:rsidRPr="00EA0B6A">
        <w:rPr>
          <w:color w:val="273239"/>
          <w:spacing w:val="2"/>
        </w:rPr>
        <w:t xml:space="preserve"> command is a modern alternative to </w:t>
      </w:r>
      <w:proofErr w:type="spellStart"/>
      <w:r w:rsidRPr="00EA0B6A">
        <w:rPr>
          <w:color w:val="273239"/>
          <w:spacing w:val="2"/>
        </w:rPr>
        <w:t>ifconfig</w:t>
      </w:r>
      <w:proofErr w:type="spellEnd"/>
      <w:r w:rsidRPr="00EA0B6A">
        <w:rPr>
          <w:color w:val="273239"/>
          <w:spacing w:val="2"/>
        </w:rPr>
        <w:t xml:space="preserve"> for managing network interfaces.</w:t>
      </w:r>
    </w:p>
    <w:p w:rsidR="00C33591" w:rsidP="003F1569" w:rsidRDefault="00C33591" w14:paraId="221A55A6" w14:textId="13E3D508">
      <w:pPr>
        <w:pStyle w:val="NormalWeb"/>
        <w:numPr>
          <w:ilvl w:val="0"/>
          <w:numId w:val="68"/>
        </w:numPr>
        <w:shd w:val="clear" w:color="auto" w:fill="FFFFFF"/>
        <w:ind w:left="0"/>
        <w:textAlignment w:val="baseline"/>
        <w:rPr>
          <w:b/>
          <w:bCs/>
          <w:color w:val="273239"/>
          <w:spacing w:val="2"/>
        </w:rPr>
      </w:pPr>
      <w:r w:rsidRPr="00C33591">
        <w:rPr>
          <w:b/>
          <w:bCs/>
          <w:color w:val="273239"/>
          <w:spacing w:val="2"/>
        </w:rPr>
        <w:t>Route and Gateway Configuration</w:t>
      </w:r>
    </w:p>
    <w:p w:rsidRPr="00EA0B6A" w:rsidR="00C33591" w:rsidP="00ED608F" w:rsidRDefault="00C33591" w14:paraId="614CB04A" w14:textId="0E4A2EEE">
      <w:pPr>
        <w:pStyle w:val="NormalWeb"/>
        <w:shd w:val="clear" w:color="auto" w:fill="FFFFFF"/>
        <w:textAlignment w:val="baseline"/>
        <w:rPr>
          <w:b/>
          <w:bCs/>
          <w:color w:val="273239"/>
          <w:spacing w:val="2"/>
        </w:rPr>
      </w:pPr>
      <w:r w:rsidRPr="00C33591">
        <w:rPr>
          <w:b/>
          <w:bCs/>
          <w:color w:val="273239"/>
          <w:spacing w:val="2"/>
        </w:rPr>
        <w:t>Route</w:t>
      </w:r>
      <w:r>
        <w:rPr>
          <w:b/>
          <w:bCs/>
          <w:color w:val="273239"/>
          <w:spacing w:val="2"/>
        </w:rPr>
        <w:t xml:space="preserve">: </w:t>
      </w:r>
      <w:r w:rsidRPr="00C33591">
        <w:rPr>
          <w:color w:val="273239"/>
          <w:spacing w:val="2"/>
        </w:rPr>
        <w:t>The route command shows or modifies the IP routing table.</w:t>
      </w:r>
    </w:p>
    <w:p w:rsidR="00EA0B6A" w:rsidP="00ED608F" w:rsidRDefault="00EA0B6A" w14:paraId="31468117" w14:textId="77777777">
      <w:pPr>
        <w:pStyle w:val="NormalWeb"/>
        <w:shd w:val="clear" w:color="auto" w:fill="FFFFFF"/>
        <w:textAlignment w:val="baseline"/>
        <w:rPr>
          <w:b/>
          <w:bCs/>
          <w:color w:val="273239"/>
          <w:spacing w:val="2"/>
        </w:rPr>
      </w:pPr>
    </w:p>
    <w:p w:rsidR="00C84F21" w:rsidP="003F1569" w:rsidRDefault="00E555D4" w14:paraId="71825EEE" w14:textId="3A074945">
      <w:pPr>
        <w:pStyle w:val="NormalWeb"/>
        <w:numPr>
          <w:ilvl w:val="0"/>
          <w:numId w:val="68"/>
        </w:numPr>
        <w:shd w:val="clear" w:color="auto" w:fill="FFFFFF"/>
        <w:ind w:left="0"/>
        <w:textAlignment w:val="baseline"/>
        <w:rPr>
          <w:b/>
          <w:bCs/>
          <w:color w:val="273239"/>
          <w:spacing w:val="2"/>
        </w:rPr>
      </w:pPr>
      <w:proofErr w:type="spellStart"/>
      <w:r w:rsidRPr="00E555D4">
        <w:rPr>
          <w:b/>
          <w:bCs/>
          <w:color w:val="273239"/>
          <w:spacing w:val="2"/>
        </w:rPr>
        <w:t>Analyzing</w:t>
      </w:r>
      <w:proofErr w:type="spellEnd"/>
      <w:r w:rsidRPr="00E555D4">
        <w:rPr>
          <w:b/>
          <w:bCs/>
          <w:color w:val="273239"/>
          <w:spacing w:val="2"/>
        </w:rPr>
        <w:t xml:space="preserve"> Network Traffic</w:t>
      </w:r>
    </w:p>
    <w:p w:rsidR="00E555D4" w:rsidP="00ED608F" w:rsidRDefault="00E555D4" w14:paraId="4EC84572" w14:textId="25469DAF">
      <w:pPr>
        <w:pStyle w:val="NormalWeb"/>
        <w:shd w:val="clear" w:color="auto" w:fill="FFFFFF"/>
        <w:textAlignment w:val="baseline"/>
        <w:rPr>
          <w:color w:val="273239"/>
          <w:spacing w:val="2"/>
        </w:rPr>
      </w:pPr>
      <w:r w:rsidRPr="0007757A">
        <w:rPr>
          <w:b/>
          <w:bCs/>
          <w:color w:val="273239"/>
          <w:spacing w:val="2"/>
        </w:rPr>
        <w:t>Traceroute</w:t>
      </w:r>
      <w:r>
        <w:rPr>
          <w:color w:val="273239"/>
          <w:spacing w:val="2"/>
        </w:rPr>
        <w:t xml:space="preserve">: </w:t>
      </w:r>
      <w:r w:rsidRPr="00E555D4">
        <w:rPr>
          <w:color w:val="273239"/>
          <w:spacing w:val="2"/>
        </w:rPr>
        <w:t>The traceroute command displays the route packets take to a network host.</w:t>
      </w:r>
    </w:p>
    <w:p w:rsidRPr="0007757A" w:rsidR="0007757A" w:rsidP="00ED608F" w:rsidRDefault="0007757A" w14:paraId="1B8E60E7" w14:textId="0F2B149E">
      <w:pPr>
        <w:pStyle w:val="NormalWeb"/>
        <w:shd w:val="clear" w:color="auto" w:fill="FFFFFF"/>
        <w:textAlignment w:val="baseline"/>
        <w:rPr>
          <w:b/>
          <w:bCs/>
          <w:color w:val="273239"/>
          <w:spacing w:val="2"/>
        </w:rPr>
      </w:pPr>
      <w:r w:rsidRPr="0007757A">
        <w:rPr>
          <w:b/>
          <w:bCs/>
          <w:color w:val="273239"/>
          <w:spacing w:val="2"/>
        </w:rPr>
        <w:t>Netsta</w:t>
      </w:r>
      <w:r>
        <w:rPr>
          <w:b/>
          <w:bCs/>
          <w:color w:val="273239"/>
          <w:spacing w:val="2"/>
        </w:rPr>
        <w:t xml:space="preserve">t: </w:t>
      </w:r>
      <w:r w:rsidRPr="0007757A">
        <w:rPr>
          <w:color w:val="273239"/>
          <w:spacing w:val="2"/>
        </w:rPr>
        <w:t>The netstat command displays network connections, routing tables, interface statistics, masquerade connections, and multicast memberships.</w:t>
      </w:r>
    </w:p>
    <w:p w:rsidR="00AC1CCF" w:rsidP="00ED608F" w:rsidRDefault="00AC1CCF" w14:paraId="57E745A2" w14:textId="1461D982">
      <w:pPr>
        <w:pStyle w:val="NormalWeb"/>
        <w:shd w:val="clear" w:color="auto" w:fill="FFFFFF"/>
        <w:textAlignment w:val="baseline"/>
        <w:rPr>
          <w:color w:val="273239"/>
          <w:spacing w:val="2"/>
        </w:rPr>
      </w:pPr>
      <w:proofErr w:type="spellStart"/>
      <w:r w:rsidRPr="00AC1CCF">
        <w:rPr>
          <w:b/>
          <w:bCs/>
          <w:color w:val="273239"/>
          <w:spacing w:val="2"/>
        </w:rPr>
        <w:t>Tcpdump</w:t>
      </w:r>
      <w:proofErr w:type="spellEnd"/>
      <w:r>
        <w:rPr>
          <w:b/>
          <w:bCs/>
          <w:color w:val="273239"/>
          <w:spacing w:val="2"/>
        </w:rPr>
        <w:t xml:space="preserve">: </w:t>
      </w:r>
      <w:r w:rsidRPr="00AC1CCF">
        <w:rPr>
          <w:color w:val="273239"/>
          <w:spacing w:val="2"/>
        </w:rPr>
        <w:t xml:space="preserve">The </w:t>
      </w:r>
      <w:proofErr w:type="spellStart"/>
      <w:r w:rsidRPr="00AC1CCF">
        <w:rPr>
          <w:color w:val="273239"/>
          <w:spacing w:val="2"/>
        </w:rPr>
        <w:t>tcpdump</w:t>
      </w:r>
      <w:proofErr w:type="spellEnd"/>
      <w:r w:rsidRPr="00AC1CCF">
        <w:rPr>
          <w:color w:val="273239"/>
          <w:spacing w:val="2"/>
        </w:rPr>
        <w:t xml:space="preserve"> command captures and </w:t>
      </w:r>
      <w:proofErr w:type="spellStart"/>
      <w:r w:rsidRPr="00AC1CCF">
        <w:rPr>
          <w:color w:val="273239"/>
          <w:spacing w:val="2"/>
        </w:rPr>
        <w:t>analyzes</w:t>
      </w:r>
      <w:proofErr w:type="spellEnd"/>
      <w:r w:rsidRPr="00AC1CCF">
        <w:rPr>
          <w:color w:val="273239"/>
          <w:spacing w:val="2"/>
        </w:rPr>
        <w:t xml:space="preserve"> network packets.</w:t>
      </w:r>
    </w:p>
    <w:p w:rsidR="00FC7FC7" w:rsidP="00ED608F" w:rsidRDefault="00FC7FC7" w14:paraId="47267EDE" w14:textId="77777777">
      <w:pPr>
        <w:pStyle w:val="NormalWeb"/>
        <w:shd w:val="clear" w:color="auto" w:fill="FFFFFF"/>
        <w:textAlignment w:val="baseline"/>
        <w:rPr>
          <w:color w:val="273239"/>
          <w:spacing w:val="2"/>
        </w:rPr>
      </w:pPr>
    </w:p>
    <w:p w:rsidR="00FC7FC7" w:rsidP="003F1569" w:rsidRDefault="00FC7FC7" w14:paraId="1F22EF1C" w14:textId="5EA9FF0B">
      <w:pPr>
        <w:pStyle w:val="NormalWeb"/>
        <w:numPr>
          <w:ilvl w:val="0"/>
          <w:numId w:val="76"/>
        </w:numPr>
        <w:shd w:val="clear" w:color="auto" w:fill="FFFFFF"/>
        <w:textAlignment w:val="baseline"/>
        <w:rPr>
          <w:b/>
          <w:bCs/>
          <w:color w:val="273239"/>
          <w:spacing w:val="2"/>
        </w:rPr>
      </w:pPr>
      <w:r w:rsidRPr="00FC7FC7">
        <w:rPr>
          <w:b/>
          <w:bCs/>
          <w:color w:val="273239"/>
          <w:spacing w:val="2"/>
        </w:rPr>
        <w:t>Special Permission Modes </w:t>
      </w:r>
    </w:p>
    <w:p w:rsidR="003A312B" w:rsidP="00ED608F" w:rsidRDefault="00A32FFC" w14:paraId="7801BFAB" w14:textId="01FC3E49">
      <w:pPr>
        <w:pStyle w:val="NormalWeb"/>
        <w:shd w:val="clear" w:color="auto" w:fill="FFFFFF"/>
        <w:textAlignment w:val="baseline"/>
        <w:rPr>
          <w:color w:val="273239"/>
          <w:spacing w:val="2"/>
        </w:rPr>
      </w:pPr>
      <w:r>
        <w:rPr>
          <w:color w:val="273239"/>
          <w:spacing w:val="2"/>
        </w:rPr>
        <w:t>I</w:t>
      </w:r>
      <w:r w:rsidRPr="00A32FFC">
        <w:rPr>
          <w:color w:val="273239"/>
          <w:spacing w:val="2"/>
        </w:rPr>
        <w:t xml:space="preserve">n addition to the standard file permissions (read, write, execute), Linux has special permission modes that can be set on files and directories to provide additional security and control. These special modes include the </w:t>
      </w:r>
      <w:proofErr w:type="spellStart"/>
      <w:r w:rsidRPr="00A32FFC">
        <w:rPr>
          <w:color w:val="273239"/>
          <w:spacing w:val="2"/>
        </w:rPr>
        <w:t>Setuid</w:t>
      </w:r>
      <w:proofErr w:type="spellEnd"/>
      <w:r w:rsidRPr="00A32FFC">
        <w:rPr>
          <w:color w:val="273239"/>
          <w:spacing w:val="2"/>
        </w:rPr>
        <w:t xml:space="preserve">, </w:t>
      </w:r>
      <w:proofErr w:type="spellStart"/>
      <w:r w:rsidRPr="00A32FFC">
        <w:rPr>
          <w:color w:val="273239"/>
          <w:spacing w:val="2"/>
        </w:rPr>
        <w:t>Setgid</w:t>
      </w:r>
      <w:proofErr w:type="spellEnd"/>
      <w:r w:rsidRPr="00A32FFC">
        <w:rPr>
          <w:color w:val="273239"/>
          <w:spacing w:val="2"/>
        </w:rPr>
        <w:t>, and Sticky Bit.</w:t>
      </w:r>
    </w:p>
    <w:p w:rsidRPr="00FB01C9" w:rsidR="00FB01C9" w:rsidP="003F1569" w:rsidRDefault="00FB01C9" w14:paraId="7D83761F" w14:textId="4D4B9F48">
      <w:pPr>
        <w:pStyle w:val="NormalWeb"/>
        <w:numPr>
          <w:ilvl w:val="1"/>
          <w:numId w:val="66"/>
        </w:numPr>
        <w:shd w:val="clear" w:color="auto" w:fill="FFFFFF"/>
        <w:ind w:left="0"/>
        <w:textAlignment w:val="baseline"/>
        <w:rPr>
          <w:b/>
          <w:bCs/>
          <w:color w:val="273239"/>
          <w:spacing w:val="2"/>
        </w:rPr>
      </w:pPr>
      <w:proofErr w:type="spellStart"/>
      <w:r w:rsidRPr="00FB01C9">
        <w:rPr>
          <w:b/>
          <w:bCs/>
          <w:color w:val="273239"/>
          <w:spacing w:val="2"/>
        </w:rPr>
        <w:t>Setuid</w:t>
      </w:r>
      <w:proofErr w:type="spellEnd"/>
      <w:r w:rsidRPr="00FB01C9">
        <w:rPr>
          <w:b/>
          <w:bCs/>
          <w:color w:val="273239"/>
          <w:spacing w:val="2"/>
        </w:rPr>
        <w:t xml:space="preserve"> (Set User ID)</w:t>
      </w:r>
    </w:p>
    <w:p w:rsidRPr="00FB01C9" w:rsidR="00FB01C9" w:rsidP="00ED608F" w:rsidRDefault="00FB01C9" w14:paraId="37578C28" w14:textId="77777777">
      <w:pPr>
        <w:pStyle w:val="NormalWeb"/>
        <w:shd w:val="clear" w:color="auto" w:fill="FFFFFF"/>
        <w:textAlignment w:val="baseline"/>
        <w:rPr>
          <w:color w:val="273239"/>
          <w:spacing w:val="2"/>
        </w:rPr>
      </w:pPr>
      <w:r w:rsidRPr="00FB01C9">
        <w:rPr>
          <w:color w:val="273239"/>
          <w:spacing w:val="2"/>
        </w:rPr>
        <w:t xml:space="preserve">When the </w:t>
      </w:r>
      <w:proofErr w:type="spellStart"/>
      <w:r w:rsidRPr="00FB01C9">
        <w:rPr>
          <w:color w:val="273239"/>
          <w:spacing w:val="2"/>
        </w:rPr>
        <w:t>Setuid</w:t>
      </w:r>
      <w:proofErr w:type="spellEnd"/>
      <w:r w:rsidRPr="00FB01C9">
        <w:rPr>
          <w:color w:val="273239"/>
          <w:spacing w:val="2"/>
        </w:rPr>
        <w:t xml:space="preserve"> bit is set on an executable file, it allows the file to be executed with the privileges of the file's owner, not the user who executes it. This is commonly used for programs that need elevated privileges to perform specific tasks.</w:t>
      </w:r>
    </w:p>
    <w:p w:rsidRPr="00FB01C9" w:rsidR="00FB01C9" w:rsidP="003F1569" w:rsidRDefault="00FB01C9" w14:paraId="34A8AEFA" w14:textId="77777777">
      <w:pPr>
        <w:pStyle w:val="NormalWeb"/>
        <w:numPr>
          <w:ilvl w:val="0"/>
          <w:numId w:val="69"/>
        </w:numPr>
        <w:shd w:val="clear" w:color="auto" w:fill="FFFFFF"/>
        <w:ind w:left="0"/>
        <w:textAlignment w:val="baseline"/>
        <w:rPr>
          <w:color w:val="273239"/>
          <w:spacing w:val="2"/>
        </w:rPr>
      </w:pPr>
      <w:r w:rsidRPr="00FB01C9">
        <w:rPr>
          <w:b/>
          <w:bCs/>
          <w:color w:val="273239"/>
          <w:spacing w:val="2"/>
        </w:rPr>
        <w:t>Symbolic Representation</w:t>
      </w:r>
      <w:r w:rsidRPr="00FB01C9">
        <w:rPr>
          <w:color w:val="273239"/>
          <w:spacing w:val="2"/>
        </w:rPr>
        <w:t xml:space="preserve">: s in the owner's execute position (e.g., </w:t>
      </w:r>
      <w:proofErr w:type="spellStart"/>
      <w:r w:rsidRPr="00FB01C9">
        <w:rPr>
          <w:color w:val="273239"/>
          <w:spacing w:val="2"/>
        </w:rPr>
        <w:t>rwsr</w:t>
      </w:r>
      <w:proofErr w:type="spellEnd"/>
      <w:r w:rsidRPr="00FB01C9">
        <w:rPr>
          <w:color w:val="273239"/>
          <w:spacing w:val="2"/>
        </w:rPr>
        <w:t>-</w:t>
      </w:r>
      <w:proofErr w:type="spellStart"/>
      <w:r w:rsidRPr="00FB01C9">
        <w:rPr>
          <w:color w:val="273239"/>
          <w:spacing w:val="2"/>
        </w:rPr>
        <w:t>xr</w:t>
      </w:r>
      <w:proofErr w:type="spellEnd"/>
      <w:r w:rsidRPr="00FB01C9">
        <w:rPr>
          <w:color w:val="273239"/>
          <w:spacing w:val="2"/>
        </w:rPr>
        <w:t>-x)</w:t>
      </w:r>
    </w:p>
    <w:p w:rsidRPr="00FB01C9" w:rsidR="00FB01C9" w:rsidP="003F1569" w:rsidRDefault="00FB01C9" w14:paraId="464D7B7F" w14:textId="77777777">
      <w:pPr>
        <w:pStyle w:val="NormalWeb"/>
        <w:numPr>
          <w:ilvl w:val="0"/>
          <w:numId w:val="69"/>
        </w:numPr>
        <w:shd w:val="clear" w:color="auto" w:fill="FFFFFF"/>
        <w:ind w:left="0"/>
        <w:textAlignment w:val="baseline"/>
        <w:rPr>
          <w:color w:val="273239"/>
          <w:spacing w:val="2"/>
        </w:rPr>
      </w:pPr>
      <w:r w:rsidRPr="00FB01C9">
        <w:rPr>
          <w:b/>
          <w:bCs/>
          <w:color w:val="273239"/>
          <w:spacing w:val="2"/>
        </w:rPr>
        <w:t>Octal Representation</w:t>
      </w:r>
      <w:r w:rsidRPr="00FB01C9">
        <w:rPr>
          <w:color w:val="273239"/>
          <w:spacing w:val="2"/>
        </w:rPr>
        <w:t>: 4</w:t>
      </w:r>
    </w:p>
    <w:p w:rsidRPr="005A5ED3" w:rsidR="005A5ED3" w:rsidP="00ED608F" w:rsidRDefault="005A5ED3" w14:paraId="1CBE95DF" w14:textId="77777777">
      <w:pPr>
        <w:pStyle w:val="NormalWeb"/>
        <w:shd w:val="clear" w:color="auto" w:fill="FFFFFF"/>
        <w:textAlignment w:val="baseline"/>
        <w:rPr>
          <w:b/>
          <w:bCs/>
          <w:color w:val="273239"/>
          <w:spacing w:val="2"/>
        </w:rPr>
      </w:pPr>
      <w:r w:rsidRPr="005A5ED3">
        <w:rPr>
          <w:b/>
          <w:bCs/>
          <w:color w:val="273239"/>
          <w:spacing w:val="2"/>
        </w:rPr>
        <w:t xml:space="preserve">2. </w:t>
      </w:r>
      <w:proofErr w:type="spellStart"/>
      <w:r w:rsidRPr="005A5ED3">
        <w:rPr>
          <w:b/>
          <w:bCs/>
          <w:color w:val="273239"/>
          <w:spacing w:val="2"/>
        </w:rPr>
        <w:t>Setgid</w:t>
      </w:r>
      <w:proofErr w:type="spellEnd"/>
      <w:r w:rsidRPr="005A5ED3">
        <w:rPr>
          <w:b/>
          <w:bCs/>
          <w:color w:val="273239"/>
          <w:spacing w:val="2"/>
        </w:rPr>
        <w:t xml:space="preserve"> (Set Group ID)</w:t>
      </w:r>
    </w:p>
    <w:p w:rsidRPr="005A5ED3" w:rsidR="005A5ED3" w:rsidP="00ED608F" w:rsidRDefault="005A5ED3" w14:paraId="56885417" w14:textId="77777777">
      <w:pPr>
        <w:pStyle w:val="NormalWeb"/>
        <w:shd w:val="clear" w:color="auto" w:fill="FFFFFF"/>
        <w:textAlignment w:val="baseline"/>
        <w:rPr>
          <w:color w:val="273239"/>
          <w:spacing w:val="2"/>
        </w:rPr>
      </w:pPr>
      <w:r w:rsidRPr="005A5ED3">
        <w:rPr>
          <w:color w:val="273239"/>
          <w:spacing w:val="2"/>
        </w:rPr>
        <w:t xml:space="preserve">When the </w:t>
      </w:r>
      <w:proofErr w:type="spellStart"/>
      <w:r w:rsidRPr="005A5ED3">
        <w:rPr>
          <w:color w:val="273239"/>
          <w:spacing w:val="2"/>
        </w:rPr>
        <w:t>Setgid</w:t>
      </w:r>
      <w:proofErr w:type="spellEnd"/>
      <w:r w:rsidRPr="005A5ED3">
        <w:rPr>
          <w:color w:val="273239"/>
          <w:spacing w:val="2"/>
        </w:rPr>
        <w:t xml:space="preserve"> bit is set on an executable file, it allows the file to be executed with the privileges of the file's group, not the user who executes it. When set on a directory, new files created within the directory inherit the group of the directory, not the primary group of the user who creates the file.</w:t>
      </w:r>
    </w:p>
    <w:p w:rsidRPr="005A5ED3" w:rsidR="005A5ED3" w:rsidP="003F1569" w:rsidRDefault="005A5ED3" w14:paraId="470EEC84" w14:textId="77777777">
      <w:pPr>
        <w:pStyle w:val="NormalWeb"/>
        <w:numPr>
          <w:ilvl w:val="0"/>
          <w:numId w:val="70"/>
        </w:numPr>
        <w:shd w:val="clear" w:color="auto" w:fill="FFFFFF"/>
        <w:ind w:left="0"/>
        <w:textAlignment w:val="baseline"/>
        <w:rPr>
          <w:color w:val="273239"/>
          <w:spacing w:val="2"/>
        </w:rPr>
      </w:pPr>
      <w:r w:rsidRPr="005A5ED3">
        <w:rPr>
          <w:b/>
          <w:bCs/>
          <w:color w:val="273239"/>
          <w:spacing w:val="2"/>
        </w:rPr>
        <w:t>Symbolic Representation</w:t>
      </w:r>
      <w:r w:rsidRPr="005A5ED3">
        <w:rPr>
          <w:color w:val="273239"/>
          <w:spacing w:val="2"/>
        </w:rPr>
        <w:t xml:space="preserve">: s in the group's execute position (e.g., </w:t>
      </w:r>
      <w:proofErr w:type="spellStart"/>
      <w:r w:rsidRPr="005A5ED3">
        <w:rPr>
          <w:color w:val="273239"/>
          <w:spacing w:val="2"/>
        </w:rPr>
        <w:t>rwxr</w:t>
      </w:r>
      <w:proofErr w:type="spellEnd"/>
      <w:r w:rsidRPr="005A5ED3">
        <w:rPr>
          <w:color w:val="273239"/>
          <w:spacing w:val="2"/>
        </w:rPr>
        <w:t>-</w:t>
      </w:r>
      <w:proofErr w:type="spellStart"/>
      <w:r w:rsidRPr="005A5ED3">
        <w:rPr>
          <w:color w:val="273239"/>
          <w:spacing w:val="2"/>
        </w:rPr>
        <w:t>sr</w:t>
      </w:r>
      <w:proofErr w:type="spellEnd"/>
      <w:r w:rsidRPr="005A5ED3">
        <w:rPr>
          <w:color w:val="273239"/>
          <w:spacing w:val="2"/>
        </w:rPr>
        <w:t>-x)</w:t>
      </w:r>
    </w:p>
    <w:p w:rsidRPr="005A5ED3" w:rsidR="005A5ED3" w:rsidP="003F1569" w:rsidRDefault="005A5ED3" w14:paraId="22946EF4" w14:textId="77777777">
      <w:pPr>
        <w:pStyle w:val="NormalWeb"/>
        <w:numPr>
          <w:ilvl w:val="0"/>
          <w:numId w:val="70"/>
        </w:numPr>
        <w:shd w:val="clear" w:color="auto" w:fill="FFFFFF"/>
        <w:ind w:left="0"/>
        <w:textAlignment w:val="baseline"/>
        <w:rPr>
          <w:color w:val="273239"/>
          <w:spacing w:val="2"/>
        </w:rPr>
      </w:pPr>
      <w:r w:rsidRPr="005A5ED3">
        <w:rPr>
          <w:b/>
          <w:bCs/>
          <w:color w:val="273239"/>
          <w:spacing w:val="2"/>
        </w:rPr>
        <w:t>Octal Representation</w:t>
      </w:r>
      <w:r w:rsidRPr="005A5ED3">
        <w:rPr>
          <w:color w:val="273239"/>
          <w:spacing w:val="2"/>
        </w:rPr>
        <w:t>: 2</w:t>
      </w:r>
    </w:p>
    <w:p w:rsidRPr="00326529" w:rsidR="00326529" w:rsidP="00ED608F" w:rsidRDefault="00326529" w14:paraId="3B9E3F05" w14:textId="77777777">
      <w:pPr>
        <w:pStyle w:val="NormalWeb"/>
        <w:shd w:val="clear" w:color="auto" w:fill="FFFFFF"/>
        <w:textAlignment w:val="baseline"/>
        <w:rPr>
          <w:b/>
          <w:bCs/>
          <w:color w:val="273239"/>
          <w:spacing w:val="2"/>
        </w:rPr>
      </w:pPr>
      <w:r w:rsidRPr="00326529">
        <w:rPr>
          <w:b/>
          <w:bCs/>
          <w:color w:val="273239"/>
          <w:spacing w:val="2"/>
        </w:rPr>
        <w:t>3. Sticky Bit</w:t>
      </w:r>
    </w:p>
    <w:p w:rsidRPr="00326529" w:rsidR="00326529" w:rsidP="00ED608F" w:rsidRDefault="00326529" w14:paraId="40E47636" w14:textId="77777777">
      <w:pPr>
        <w:pStyle w:val="NormalWeb"/>
        <w:shd w:val="clear" w:color="auto" w:fill="FFFFFF"/>
        <w:textAlignment w:val="baseline"/>
        <w:rPr>
          <w:color w:val="273239"/>
          <w:spacing w:val="2"/>
        </w:rPr>
      </w:pPr>
      <w:r w:rsidRPr="00326529">
        <w:rPr>
          <w:color w:val="273239"/>
          <w:spacing w:val="2"/>
        </w:rPr>
        <w:t>When the Sticky Bit is set on a directory, it restricts deletion of files within the directory. Only the file's owner, the directory's owner, or the root user can delete or rename files within that directory. This is commonly used on directories like /</w:t>
      </w:r>
      <w:proofErr w:type="spellStart"/>
      <w:r w:rsidRPr="00326529">
        <w:rPr>
          <w:color w:val="273239"/>
          <w:spacing w:val="2"/>
        </w:rPr>
        <w:t>tmp</w:t>
      </w:r>
      <w:proofErr w:type="spellEnd"/>
      <w:r w:rsidRPr="00326529">
        <w:rPr>
          <w:color w:val="273239"/>
          <w:spacing w:val="2"/>
        </w:rPr>
        <w:t>.</w:t>
      </w:r>
    </w:p>
    <w:p w:rsidRPr="00326529" w:rsidR="00326529" w:rsidP="003F1569" w:rsidRDefault="00326529" w14:paraId="1797D5D4" w14:textId="77777777">
      <w:pPr>
        <w:pStyle w:val="NormalWeb"/>
        <w:numPr>
          <w:ilvl w:val="0"/>
          <w:numId w:val="71"/>
        </w:numPr>
        <w:shd w:val="clear" w:color="auto" w:fill="FFFFFF"/>
        <w:ind w:left="0"/>
        <w:textAlignment w:val="baseline"/>
        <w:rPr>
          <w:color w:val="273239"/>
          <w:spacing w:val="2"/>
        </w:rPr>
      </w:pPr>
      <w:r w:rsidRPr="00326529">
        <w:rPr>
          <w:b/>
          <w:bCs/>
          <w:color w:val="273239"/>
          <w:spacing w:val="2"/>
        </w:rPr>
        <w:t>Symbolic Representation</w:t>
      </w:r>
      <w:r w:rsidRPr="00326529">
        <w:rPr>
          <w:color w:val="273239"/>
          <w:spacing w:val="2"/>
        </w:rPr>
        <w:t xml:space="preserve">: t in the </w:t>
      </w:r>
      <w:proofErr w:type="gramStart"/>
      <w:r w:rsidRPr="00326529">
        <w:rPr>
          <w:color w:val="273239"/>
          <w:spacing w:val="2"/>
        </w:rPr>
        <w:t>others'</w:t>
      </w:r>
      <w:proofErr w:type="gramEnd"/>
      <w:r w:rsidRPr="00326529">
        <w:rPr>
          <w:color w:val="273239"/>
          <w:spacing w:val="2"/>
        </w:rPr>
        <w:t xml:space="preserve"> execute position (e.g., </w:t>
      </w:r>
      <w:proofErr w:type="spellStart"/>
      <w:r w:rsidRPr="00326529">
        <w:rPr>
          <w:color w:val="273239"/>
          <w:spacing w:val="2"/>
        </w:rPr>
        <w:t>rwxrwxrwt</w:t>
      </w:r>
      <w:proofErr w:type="spellEnd"/>
      <w:r w:rsidRPr="00326529">
        <w:rPr>
          <w:color w:val="273239"/>
          <w:spacing w:val="2"/>
        </w:rPr>
        <w:t>)</w:t>
      </w:r>
    </w:p>
    <w:p w:rsidRPr="00326529" w:rsidR="00326529" w:rsidP="003F1569" w:rsidRDefault="00326529" w14:paraId="36F2E22F" w14:textId="77777777">
      <w:pPr>
        <w:pStyle w:val="NormalWeb"/>
        <w:numPr>
          <w:ilvl w:val="0"/>
          <w:numId w:val="71"/>
        </w:numPr>
        <w:shd w:val="clear" w:color="auto" w:fill="FFFFFF"/>
        <w:ind w:left="0"/>
        <w:textAlignment w:val="baseline"/>
        <w:rPr>
          <w:del w:author="Abdullah, N (Contractor)" w:date="2025-04-09T12:30:00Z" w16du:dateUtc="2025-04-09T07:00:00Z" w:id="14"/>
          <w:color w:val="273239"/>
          <w:spacing w:val="2"/>
        </w:rPr>
      </w:pPr>
      <w:r w:rsidRPr="00326529">
        <w:rPr>
          <w:b/>
          <w:bCs/>
          <w:color w:val="273239"/>
          <w:spacing w:val="2"/>
        </w:rPr>
        <w:t>Octal Representation</w:t>
      </w:r>
      <w:r w:rsidRPr="00326529">
        <w:rPr>
          <w:color w:val="273239"/>
          <w:spacing w:val="2"/>
        </w:rPr>
        <w:t>: 1</w:t>
      </w:r>
    </w:p>
    <w:p w:rsidR="00682F59" w:rsidP="00ED608F" w:rsidRDefault="00682F59" w14:paraId="6B8726B6" w14:textId="77777777">
      <w:pPr>
        <w:pStyle w:val="NormalWeb"/>
        <w:shd w:val="clear" w:color="auto" w:fill="FFFFFF"/>
        <w:textAlignment w:val="baseline"/>
        <w:rPr>
          <w:del w:author="Abdullah, N (Contractor)" w:date="2025-04-09T12:30:00Z" w16du:dateUtc="2025-04-09T07:00:00Z" w:id="15"/>
          <w:color w:val="273239"/>
          <w:spacing w:val="2"/>
        </w:rPr>
      </w:pPr>
    </w:p>
    <w:p w:rsidR="00BF1BA7" w:rsidRDefault="00BF1BA7" w14:paraId="774D271F" w14:textId="0B496430">
      <w:pPr>
        <w:pStyle w:val="NormalWeb"/>
        <w:numPr>
          <w:ilvl w:val="0"/>
          <w:numId w:val="71"/>
        </w:numPr>
        <w:shd w:val="clear" w:color="auto" w:fill="FFFFFF"/>
        <w:ind w:left="0"/>
        <w:textAlignment w:val="baseline"/>
        <w:rPr>
          <w:b/>
          <w:bCs/>
          <w:color w:val="273239"/>
          <w:spacing w:val="2"/>
          <w:sz w:val="32"/>
          <w:szCs w:val="32"/>
        </w:rPr>
        <w:pPrChange w:author="Abdullah, N (Contractor)" w:date="2025-04-09T12:30:00Z" w16du:dateUtc="2025-04-09T07:00:00Z" w:id="16">
          <w:pPr>
            <w:pStyle w:val="NormalWeb"/>
            <w:shd w:val="clear" w:color="auto" w:fill="FFFFFF"/>
            <w:spacing w:before="0" w:beforeAutospacing="0" w:after="0" w:afterAutospacing="0"/>
            <w:jc w:val="center"/>
            <w:textAlignment w:val="baseline"/>
          </w:pPr>
        </w:pPrChange>
      </w:pPr>
    </w:p>
    <w:p w:rsidR="009D13E7" w:rsidP="009D13E7" w:rsidRDefault="009D13E7" w14:paraId="0A440335" w14:textId="77777777">
      <w:pPr>
        <w:pStyle w:val="NormalWeb"/>
        <w:shd w:val="clear" w:color="auto" w:fill="FFFFFF"/>
        <w:spacing w:before="0" w:beforeAutospacing="0" w:after="0" w:afterAutospacing="0"/>
        <w:jc w:val="center"/>
        <w:textAlignment w:val="baseline"/>
        <w:rPr>
          <w:b/>
          <w:bCs/>
          <w:color w:val="273239"/>
          <w:spacing w:val="2"/>
          <w:sz w:val="32"/>
          <w:szCs w:val="32"/>
        </w:rPr>
      </w:pPr>
    </w:p>
    <w:p w:rsidR="009D13E7" w:rsidP="009D13E7" w:rsidRDefault="00BB4775" w14:paraId="044CE4FF" w14:textId="01F8B26D">
      <w:pPr>
        <w:pStyle w:val="NormalWeb"/>
        <w:shd w:val="clear" w:color="auto" w:fill="FFFFFF"/>
        <w:spacing w:before="0" w:beforeAutospacing="0" w:after="0" w:afterAutospacing="0"/>
        <w:jc w:val="center"/>
        <w:textAlignment w:val="baseline"/>
        <w:rPr>
          <w:b/>
          <w:bCs/>
          <w:color w:val="273239"/>
          <w:spacing w:val="2"/>
          <w:sz w:val="32"/>
          <w:szCs w:val="32"/>
        </w:rPr>
      </w:pPr>
      <w:r>
        <w:rPr>
          <w:b/>
          <w:bCs/>
          <w:color w:val="273239"/>
          <w:spacing w:val="2"/>
          <w:sz w:val="32"/>
          <w:szCs w:val="32"/>
        </w:rPr>
        <w:t>Shell Scripting</w:t>
      </w:r>
    </w:p>
    <w:p w:rsidR="00BB4775" w:rsidP="00BB4775" w:rsidRDefault="00BB4775" w14:paraId="37AB8814" w14:textId="77777777">
      <w:pPr>
        <w:pStyle w:val="NormalWeb"/>
        <w:shd w:val="clear" w:color="auto" w:fill="FFFFFF"/>
        <w:spacing w:before="0" w:beforeAutospacing="0" w:after="0" w:afterAutospacing="0"/>
        <w:textAlignment w:val="baseline"/>
        <w:rPr>
          <w:color w:val="273239"/>
          <w:spacing w:val="2"/>
        </w:rPr>
      </w:pPr>
    </w:p>
    <w:p w:rsidR="00D74B36" w:rsidP="00BB4775" w:rsidRDefault="00D74B36" w14:paraId="3B97B18A" w14:textId="77777777">
      <w:pPr>
        <w:pStyle w:val="NormalWeb"/>
        <w:shd w:val="clear" w:color="auto" w:fill="FFFFFF"/>
        <w:spacing w:before="0" w:beforeAutospacing="0" w:after="0" w:afterAutospacing="0"/>
        <w:textAlignment w:val="baseline"/>
        <w:rPr>
          <w:color w:val="273239"/>
          <w:spacing w:val="2"/>
        </w:rPr>
      </w:pPr>
    </w:p>
    <w:p w:rsidR="00D74B36" w:rsidP="00BB4775" w:rsidRDefault="00D74B36" w14:paraId="48CC33A3" w14:textId="77777777">
      <w:pPr>
        <w:pStyle w:val="NormalWeb"/>
        <w:shd w:val="clear" w:color="auto" w:fill="FFFFFF"/>
        <w:spacing w:before="0" w:beforeAutospacing="0" w:after="0" w:afterAutospacing="0"/>
        <w:textAlignment w:val="baseline"/>
        <w:rPr>
          <w:color w:val="273239"/>
          <w:spacing w:val="2"/>
        </w:rPr>
      </w:pPr>
    </w:p>
    <w:p w:rsidR="00D74B36" w:rsidP="003F1569" w:rsidRDefault="00D74B36" w14:paraId="2B4CAAC0" w14:textId="77777777">
      <w:pPr>
        <w:pStyle w:val="ListParagraph"/>
        <w:numPr>
          <w:ilvl w:val="0"/>
          <w:numId w:val="78"/>
        </w:numPr>
        <w:rPr>
          <w:rFonts w:ascii="Times New Roman" w:hAnsi="Times New Roman" w:cs="Times New Roman"/>
          <w:b/>
          <w:bCs/>
          <w:sz w:val="24"/>
          <w:szCs w:val="24"/>
        </w:rPr>
      </w:pPr>
      <w:r w:rsidRPr="0032402D">
        <w:rPr>
          <w:rFonts w:ascii="Times New Roman" w:hAnsi="Times New Roman" w:cs="Times New Roman"/>
          <w:b/>
          <w:bCs/>
          <w:sz w:val="24"/>
          <w:szCs w:val="24"/>
        </w:rPr>
        <w:t>Shebang</w:t>
      </w:r>
    </w:p>
    <w:p w:rsidR="00D74B36" w:rsidP="00D74B36" w:rsidRDefault="00D74B36" w14:paraId="373F5B4C" w14:textId="77777777">
      <w:pPr>
        <w:pStyle w:val="ListParagraph"/>
        <w:ind w:left="360"/>
        <w:rPr>
          <w:rFonts w:ascii="Times New Roman" w:hAnsi="Times New Roman" w:cs="Times New Roman"/>
          <w:sz w:val="24"/>
          <w:szCs w:val="24"/>
        </w:rPr>
      </w:pPr>
      <w:r w:rsidRPr="0032402D">
        <w:rPr>
          <w:rFonts w:ascii="Times New Roman" w:hAnsi="Times New Roman" w:cs="Times New Roman"/>
          <w:sz w:val="24"/>
          <w:szCs w:val="24"/>
        </w:rPr>
        <w:t xml:space="preserve">A shebang (also known as a </w:t>
      </w:r>
      <w:proofErr w:type="spellStart"/>
      <w:r w:rsidRPr="0032402D">
        <w:rPr>
          <w:rFonts w:ascii="Times New Roman" w:hAnsi="Times New Roman" w:cs="Times New Roman"/>
          <w:sz w:val="24"/>
          <w:szCs w:val="24"/>
        </w:rPr>
        <w:t>hashbang</w:t>
      </w:r>
      <w:proofErr w:type="spellEnd"/>
      <w:r w:rsidRPr="0032402D">
        <w:rPr>
          <w:rFonts w:ascii="Times New Roman" w:hAnsi="Times New Roman" w:cs="Times New Roman"/>
          <w:sz w:val="24"/>
          <w:szCs w:val="24"/>
        </w:rPr>
        <w:t>) is a character sequence at the beginning of a script file that indicates which interpreter should be used to execute the script. The shebang consists of the characters #! followed by the path to the interpreter. When you run the script, the operating system uses the specified interpreter to execute it.</w:t>
      </w:r>
    </w:p>
    <w:p w:rsidR="00D74B36" w:rsidP="00D74B36" w:rsidRDefault="00D74B36" w14:paraId="149E3A65"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Example:</w:t>
      </w:r>
      <w:r w:rsidRPr="0032402D">
        <w:t xml:space="preserve"> </w:t>
      </w:r>
      <w:proofErr w:type="gramStart"/>
      <w:r w:rsidRPr="0032402D">
        <w:rPr>
          <w:rFonts w:ascii="Times New Roman" w:hAnsi="Times New Roman" w:cs="Times New Roman"/>
          <w:sz w:val="24"/>
          <w:szCs w:val="24"/>
        </w:rPr>
        <w:t>#!/</w:t>
      </w:r>
      <w:proofErr w:type="gramEnd"/>
      <w:r w:rsidRPr="0032402D">
        <w:rPr>
          <w:rFonts w:ascii="Times New Roman" w:hAnsi="Times New Roman" w:cs="Times New Roman"/>
          <w:sz w:val="24"/>
          <w:szCs w:val="24"/>
        </w:rPr>
        <w:t>bin/bash</w:t>
      </w:r>
    </w:p>
    <w:p w:rsidR="00D74B36" w:rsidP="00D74B36" w:rsidRDefault="00D74B36" w14:paraId="1532E89F" w14:textId="77777777">
      <w:pPr>
        <w:pStyle w:val="ListParagraph"/>
        <w:ind w:left="360"/>
        <w:rPr>
          <w:rFonts w:ascii="Times New Roman" w:hAnsi="Times New Roman" w:cs="Times New Roman"/>
          <w:sz w:val="24"/>
          <w:szCs w:val="24"/>
        </w:rPr>
      </w:pPr>
    </w:p>
    <w:p w:rsidR="00D74B36" w:rsidP="003F1569" w:rsidRDefault="00D74B36" w14:paraId="5D12CA84" w14:textId="77777777">
      <w:pPr>
        <w:pStyle w:val="ListParagraph"/>
        <w:numPr>
          <w:ilvl w:val="0"/>
          <w:numId w:val="78"/>
        </w:numPr>
        <w:rPr>
          <w:rFonts w:ascii="Times New Roman" w:hAnsi="Times New Roman" w:cs="Times New Roman"/>
          <w:b/>
          <w:bCs/>
          <w:sz w:val="24"/>
          <w:szCs w:val="24"/>
        </w:rPr>
      </w:pPr>
      <w:r w:rsidRPr="00CC144E">
        <w:rPr>
          <w:rFonts w:ascii="Times New Roman" w:hAnsi="Times New Roman" w:cs="Times New Roman"/>
          <w:b/>
          <w:bCs/>
          <w:sz w:val="24"/>
          <w:szCs w:val="24"/>
        </w:rPr>
        <w:t>Comments</w:t>
      </w:r>
    </w:p>
    <w:p w:rsidR="00D74B36" w:rsidP="00D74B36" w:rsidRDefault="00D74B36" w14:paraId="34F010FB" w14:textId="77777777">
      <w:pPr>
        <w:pStyle w:val="ListParagraph"/>
        <w:ind w:left="360"/>
        <w:rPr>
          <w:rFonts w:ascii="Times New Roman" w:hAnsi="Times New Roman" w:cs="Times New Roman"/>
          <w:sz w:val="24"/>
          <w:szCs w:val="24"/>
        </w:rPr>
      </w:pPr>
      <w:r w:rsidRPr="00CC144E">
        <w:rPr>
          <w:rFonts w:ascii="Times New Roman" w:hAnsi="Times New Roman" w:cs="Times New Roman"/>
          <w:sz w:val="24"/>
          <w:szCs w:val="24"/>
        </w:rPr>
        <w:t>Comments in Linux, particularly in shell scripts, are used to include notes, explanations, or instructions that are ignored by the interpreter. They are meant to make the script easier to understand and maintain.</w:t>
      </w:r>
    </w:p>
    <w:p w:rsidR="00D74B36" w:rsidP="00D74B36" w:rsidRDefault="00D74B36" w14:paraId="78C83DA7"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Example: single-line comment: </w:t>
      </w:r>
      <w:r w:rsidRPr="00CC144E">
        <w:rPr>
          <w:rFonts w:ascii="Times New Roman" w:hAnsi="Times New Roman" w:cs="Times New Roman"/>
          <w:sz w:val="24"/>
          <w:szCs w:val="24"/>
        </w:rPr>
        <w:t># This is a comment</w:t>
      </w:r>
    </w:p>
    <w:p w:rsidR="00D74B36" w:rsidP="00D74B36" w:rsidRDefault="00D74B36" w14:paraId="34F23305"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Multiline comment: &lt;&lt;comment</w:t>
      </w:r>
    </w:p>
    <w:p w:rsidR="00D74B36" w:rsidP="00D74B36" w:rsidRDefault="00D74B36" w14:paraId="4A9C0A54"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This is a </w:t>
      </w:r>
    </w:p>
    <w:p w:rsidR="00D74B36" w:rsidP="00D74B36" w:rsidRDefault="00D74B36" w14:paraId="5F45053E"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Multiline comment</w:t>
      </w:r>
    </w:p>
    <w:p w:rsidR="00D74B36" w:rsidP="00D74B36" w:rsidRDefault="00D74B36" w14:paraId="75E6F55C" w14:textId="7777777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Comment</w:t>
      </w:r>
    </w:p>
    <w:p w:rsidR="00D74B36" w:rsidP="00D74B36" w:rsidRDefault="00D74B36" w14:paraId="385FC275" w14:textId="77777777">
      <w:pPr>
        <w:pStyle w:val="ListParagraph"/>
        <w:ind w:left="360"/>
        <w:rPr>
          <w:rFonts w:ascii="Times New Roman" w:hAnsi="Times New Roman" w:cs="Times New Roman"/>
          <w:sz w:val="24"/>
          <w:szCs w:val="24"/>
        </w:rPr>
      </w:pPr>
    </w:p>
    <w:p w:rsidRPr="00721CBE" w:rsidR="00D74B36" w:rsidP="003F1569" w:rsidRDefault="00D74B36" w14:paraId="4CB3DC0B" w14:textId="77777777">
      <w:pPr>
        <w:pStyle w:val="ListParagraph"/>
        <w:numPr>
          <w:ilvl w:val="0"/>
          <w:numId w:val="78"/>
        </w:numPr>
        <w:rPr>
          <w:rFonts w:ascii="Times New Roman" w:hAnsi="Times New Roman" w:cs="Times New Roman"/>
          <w:b/>
          <w:bCs/>
          <w:sz w:val="24"/>
          <w:szCs w:val="24"/>
        </w:rPr>
      </w:pPr>
      <w:r w:rsidRPr="00721CBE">
        <w:rPr>
          <w:rFonts w:ascii="Times New Roman" w:hAnsi="Times New Roman" w:cs="Times New Roman"/>
          <w:b/>
          <w:bCs/>
          <w:sz w:val="24"/>
          <w:szCs w:val="24"/>
        </w:rPr>
        <w:t>Variables</w:t>
      </w:r>
    </w:p>
    <w:p w:rsidR="00D74B36" w:rsidP="003F1569" w:rsidRDefault="00D74B36" w14:paraId="2B0D6E29" w14:textId="77777777">
      <w:pPr>
        <w:pStyle w:val="ListParagraph"/>
        <w:numPr>
          <w:ilvl w:val="0"/>
          <w:numId w:val="79"/>
        </w:numPr>
        <w:rPr>
          <w:rFonts w:ascii="Times New Roman" w:hAnsi="Times New Roman" w:cs="Times New Roman"/>
          <w:sz w:val="24"/>
          <w:szCs w:val="24"/>
        </w:rPr>
      </w:pPr>
      <w:r w:rsidRPr="00721CBE">
        <w:rPr>
          <w:rFonts w:ascii="Times New Roman" w:hAnsi="Times New Roman" w:cs="Times New Roman"/>
          <w:sz w:val="24"/>
          <w:szCs w:val="24"/>
        </w:rPr>
        <w:t>Variables in Linux, especially within the context of shell scripting, are used to store data that can be referenced and manipulated throughout the script. They can hold strings, numbers, filenames, and other types of data</w:t>
      </w:r>
    </w:p>
    <w:p w:rsidR="00D74B36" w:rsidP="003F1569" w:rsidRDefault="00D74B36" w14:paraId="3D47DE68" w14:textId="77777777">
      <w:pPr>
        <w:pStyle w:val="ListParagraph"/>
        <w:numPr>
          <w:ilvl w:val="0"/>
          <w:numId w:val="79"/>
        </w:numPr>
        <w:rPr>
          <w:rFonts w:ascii="Times New Roman" w:hAnsi="Times New Roman" w:cs="Times New Roman"/>
          <w:sz w:val="24"/>
          <w:szCs w:val="24"/>
        </w:rPr>
      </w:pPr>
      <w:r>
        <w:rPr>
          <w:rFonts w:ascii="Times New Roman" w:hAnsi="Times New Roman" w:cs="Times New Roman"/>
          <w:sz w:val="24"/>
          <w:szCs w:val="24"/>
        </w:rPr>
        <w:t xml:space="preserve">Example: </w:t>
      </w:r>
    </w:p>
    <w:p w:rsidRPr="00721CBE" w:rsidR="00D74B36" w:rsidP="00D74B36" w:rsidRDefault="00D74B36" w14:paraId="092C0883" w14:textId="77777777">
      <w:pPr>
        <w:pStyle w:val="ListParagraph"/>
        <w:ind w:left="360"/>
        <w:rPr>
          <w:rFonts w:ascii="Times New Roman" w:hAnsi="Times New Roman" w:cs="Times New Roman"/>
          <w:sz w:val="24"/>
          <w:szCs w:val="24"/>
        </w:rPr>
      </w:pPr>
      <w:proofErr w:type="gramStart"/>
      <w:r w:rsidRPr="00721CBE">
        <w:rPr>
          <w:rFonts w:ascii="Times New Roman" w:hAnsi="Times New Roman" w:cs="Times New Roman"/>
          <w:sz w:val="24"/>
          <w:szCs w:val="24"/>
        </w:rPr>
        <w:t>#!/</w:t>
      </w:r>
      <w:proofErr w:type="gramEnd"/>
      <w:r w:rsidRPr="00721CBE">
        <w:rPr>
          <w:rFonts w:ascii="Times New Roman" w:hAnsi="Times New Roman" w:cs="Times New Roman"/>
          <w:sz w:val="24"/>
          <w:szCs w:val="24"/>
        </w:rPr>
        <w:t>bin/bas</w:t>
      </w:r>
      <w:r>
        <w:rPr>
          <w:rFonts w:ascii="Times New Roman" w:hAnsi="Times New Roman" w:cs="Times New Roman"/>
          <w:sz w:val="24"/>
          <w:szCs w:val="24"/>
        </w:rPr>
        <w:t>h</w:t>
      </w:r>
    </w:p>
    <w:p w:rsidR="00D74B36" w:rsidP="00D74B36" w:rsidRDefault="00D74B36" w14:paraId="794F3D10" w14:textId="77777777">
      <w:pPr>
        <w:pStyle w:val="ListParagraph"/>
        <w:ind w:left="360"/>
        <w:rPr>
          <w:rFonts w:ascii="Times New Roman" w:hAnsi="Times New Roman" w:cs="Times New Roman"/>
          <w:sz w:val="24"/>
          <w:szCs w:val="24"/>
        </w:rPr>
      </w:pPr>
      <w:r w:rsidRPr="00721CBE">
        <w:rPr>
          <w:rFonts w:ascii="Times New Roman" w:hAnsi="Times New Roman" w:cs="Times New Roman"/>
          <w:sz w:val="24"/>
          <w:szCs w:val="24"/>
        </w:rPr>
        <w:t>greeting="Hello, World!"</w:t>
      </w:r>
    </w:p>
    <w:p w:rsidR="00D74B36" w:rsidP="00D74B36" w:rsidRDefault="00D74B36" w14:paraId="6FE686D8" w14:textId="77777777">
      <w:pPr>
        <w:pStyle w:val="ListParagraph"/>
        <w:ind w:left="360"/>
        <w:rPr>
          <w:rFonts w:ascii="Times New Roman" w:hAnsi="Times New Roman" w:cs="Times New Roman"/>
          <w:sz w:val="24"/>
          <w:szCs w:val="24"/>
        </w:rPr>
      </w:pPr>
      <w:r w:rsidRPr="00721CBE">
        <w:rPr>
          <w:rFonts w:ascii="Times New Roman" w:hAnsi="Times New Roman" w:cs="Times New Roman"/>
          <w:sz w:val="24"/>
          <w:szCs w:val="24"/>
        </w:rPr>
        <w:t>echo $greeting</w:t>
      </w:r>
    </w:p>
    <w:p w:rsidR="00D74B36" w:rsidP="00D74B36" w:rsidRDefault="00D74B36" w14:paraId="79D00C5E" w14:textId="77777777">
      <w:pPr>
        <w:pStyle w:val="ListParagraph"/>
        <w:ind w:left="360"/>
        <w:rPr>
          <w:rFonts w:ascii="Times New Roman" w:hAnsi="Times New Roman" w:cs="Times New Roman"/>
          <w:sz w:val="24"/>
          <w:szCs w:val="24"/>
        </w:rPr>
      </w:pPr>
    </w:p>
    <w:p w:rsidRPr="00721CBE" w:rsidR="00D74B36" w:rsidP="002B03D5" w:rsidRDefault="00D74B36" w14:paraId="3D7774C0" w14:textId="77777777">
      <w:pPr>
        <w:pStyle w:val="ListParagraph"/>
        <w:numPr>
          <w:ilvl w:val="0"/>
          <w:numId w:val="79"/>
        </w:numPr>
        <w:spacing w:before="100" w:beforeAutospacing="1" w:after="100" w:afterAutospacing="1" w:line="240" w:lineRule="auto"/>
        <w:outlineLvl w:val="2"/>
        <w:rPr>
          <w:rFonts w:ascii="Times New Roman" w:hAnsi="Times New Roman" w:eastAsia="Times New Roman" w:cs="Times New Roman"/>
          <w:b/>
          <w:bCs/>
          <w:kern w:val="0"/>
          <w:sz w:val="27"/>
          <w:szCs w:val="27"/>
          <w:lang w:eastAsia="en-IN"/>
          <w14:ligatures w14:val="none"/>
        </w:rPr>
      </w:pPr>
      <w:r w:rsidRPr="00721CBE">
        <w:rPr>
          <w:rFonts w:ascii="Times New Roman" w:hAnsi="Times New Roman" w:eastAsia="Times New Roman" w:cs="Times New Roman"/>
          <w:b/>
          <w:bCs/>
          <w:kern w:val="0"/>
          <w:sz w:val="24"/>
          <w:szCs w:val="24"/>
          <w:lang w:eastAsia="en-IN"/>
          <w14:ligatures w14:val="none"/>
        </w:rPr>
        <w:t>Accessing Variable Values:</w:t>
      </w:r>
      <w:r>
        <w:rPr>
          <w:rFonts w:ascii="Times New Roman" w:hAnsi="Times New Roman" w:eastAsia="Times New Roman" w:cs="Times New Roman"/>
          <w:b/>
          <w:bCs/>
          <w:kern w:val="0"/>
          <w:sz w:val="27"/>
          <w:szCs w:val="27"/>
          <w:lang w:eastAsia="en-IN"/>
          <w14:ligatures w14:val="none"/>
        </w:rPr>
        <w:t xml:space="preserve"> </w:t>
      </w:r>
      <w:r w:rsidRPr="00721CBE">
        <w:rPr>
          <w:rFonts w:ascii="Times New Roman" w:hAnsi="Times New Roman" w:eastAsia="Times New Roman" w:cs="Times New Roman"/>
          <w:kern w:val="0"/>
          <w:sz w:val="24"/>
          <w:szCs w:val="24"/>
          <w:lang w:eastAsia="en-IN"/>
          <w14:ligatures w14:val="none"/>
        </w:rPr>
        <w:t xml:space="preserve">To access the value of a variable, prefix its name with a </w:t>
      </w:r>
      <w:r w:rsidRPr="00721CBE">
        <w:rPr>
          <w:rFonts w:ascii="Courier New" w:hAnsi="Courier New" w:eastAsia="Times New Roman" w:cs="Courier New"/>
          <w:kern w:val="0"/>
          <w:sz w:val="20"/>
          <w:lang w:eastAsia="en-IN"/>
          <w14:ligatures w14:val="none"/>
        </w:rPr>
        <w:t>$</w:t>
      </w:r>
      <w:r w:rsidRPr="00721CBE">
        <w:rPr>
          <w:rFonts w:ascii="Times New Roman" w:hAnsi="Times New Roman" w:eastAsia="Times New Roman" w:cs="Times New Roman"/>
          <w:kern w:val="0"/>
          <w:sz w:val="24"/>
          <w:szCs w:val="24"/>
          <w:lang w:eastAsia="en-IN"/>
          <w14:ligatures w14:val="none"/>
        </w:rPr>
        <w:t>.</w:t>
      </w:r>
    </w:p>
    <w:p w:rsidR="00D74B36" w:rsidP="00D74B36" w:rsidRDefault="00D74B36" w14:paraId="2AC6B44E" w14:textId="77777777">
      <w:pPr>
        <w:pStyle w:val="ListParagraph"/>
        <w:ind w:left="360"/>
        <w:rPr>
          <w:rFonts w:ascii="Times New Roman" w:hAnsi="Times New Roman" w:cs="Times New Roman"/>
          <w:sz w:val="24"/>
          <w:szCs w:val="24"/>
        </w:rPr>
      </w:pPr>
      <w:r w:rsidRPr="00721CBE">
        <w:rPr>
          <w:rFonts w:ascii="Times New Roman" w:hAnsi="Times New Roman" w:cs="Times New Roman"/>
          <w:sz w:val="24"/>
          <w:szCs w:val="24"/>
        </w:rPr>
        <w:t>echo $</w:t>
      </w:r>
      <w:proofErr w:type="spellStart"/>
      <w:r w:rsidRPr="00721CBE">
        <w:rPr>
          <w:rFonts w:ascii="Times New Roman" w:hAnsi="Times New Roman" w:cs="Times New Roman"/>
          <w:sz w:val="24"/>
          <w:szCs w:val="24"/>
        </w:rPr>
        <w:t>variable_name</w:t>
      </w:r>
      <w:proofErr w:type="spellEnd"/>
    </w:p>
    <w:p w:rsidR="00D74B36" w:rsidP="00D74B36" w:rsidRDefault="00D74B36" w14:paraId="23FFE3E9" w14:textId="77777777">
      <w:pPr>
        <w:pStyle w:val="ListParagraph"/>
        <w:ind w:left="360"/>
        <w:rPr>
          <w:rFonts w:ascii="Times New Roman" w:hAnsi="Times New Roman" w:cs="Times New Roman"/>
          <w:sz w:val="24"/>
          <w:szCs w:val="24"/>
        </w:rPr>
      </w:pPr>
    </w:p>
    <w:p w:rsidR="004C4B15" w:rsidP="004C4B15" w:rsidRDefault="004C4B15" w14:paraId="1096ED65" w14:textId="77ED7BBA">
      <w:pPr>
        <w:pStyle w:val="ListParagraph"/>
        <w:numPr>
          <w:ilvl w:val="0"/>
          <w:numId w:val="79"/>
        </w:numPr>
        <w:rPr>
          <w:rFonts w:ascii="Times New Roman" w:hAnsi="Times New Roman" w:cs="Times New Roman"/>
          <w:sz w:val="24"/>
          <w:szCs w:val="24"/>
        </w:rPr>
      </w:pPr>
      <w:r>
        <w:rPr>
          <w:rFonts w:ascii="Times New Roman" w:hAnsi="Times New Roman" w:cs="Times New Roman"/>
          <w:sz w:val="24"/>
          <w:szCs w:val="24"/>
        </w:rPr>
        <w:t>Special Variables</w:t>
      </w:r>
    </w:p>
    <w:p w:rsidR="004C4B15" w:rsidP="004C4B15" w:rsidRDefault="004C4B15" w14:paraId="421A85B8" w14:textId="77777777">
      <w:pPr>
        <w:pStyle w:val="ListParagraph"/>
        <w:spacing w:after="0"/>
        <w:ind w:left="360"/>
        <w:rPr>
          <w:rFonts w:ascii="Times New Roman" w:hAnsi="Times New Roman" w:cs="Times New Roman"/>
          <w:sz w:val="24"/>
          <w:szCs w:val="24"/>
        </w:rPr>
      </w:pPr>
    </w:p>
    <w:p w:rsidRPr="00F947CB" w:rsidR="00F947CB" w:rsidP="004C4B15" w:rsidRDefault="00F947CB" w14:paraId="0E88CB66"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$0</w:t>
      </w:r>
      <w:r w:rsidRPr="00F947CB">
        <w:rPr>
          <w:rFonts w:ascii="Times New Roman" w:hAnsi="Times New Roman" w:cs="Times New Roman"/>
          <w:sz w:val="24"/>
          <w:szCs w:val="24"/>
          <w:lang w:val="en-US"/>
        </w:rPr>
        <w:t xml:space="preserve"> - The filename of the current script.</w:t>
      </w:r>
    </w:p>
    <w:p w:rsidRPr="00F947CB" w:rsidR="00F947CB" w:rsidP="004C4B15" w:rsidRDefault="00F947CB" w14:paraId="30EFBC95"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xml:space="preserve"> - The number of arguments supplied to a script.</w:t>
      </w:r>
    </w:p>
    <w:p w:rsidRPr="00F947CB" w:rsidR="004C4B15" w:rsidP="004C4B15" w:rsidRDefault="004C4B15" w14:paraId="78226044" w14:textId="77777777">
      <w:pPr>
        <w:pStyle w:val="ListParagraph"/>
        <w:ind w:left="0" w:firstLine="360"/>
        <w:rPr>
          <w:rFonts w:ascii="Times New Roman" w:hAnsi="Times New Roman" w:cs="Times New Roman"/>
          <w:sz w:val="24"/>
          <w:szCs w:val="24"/>
        </w:rPr>
      </w:pPr>
    </w:p>
    <w:p w:rsidRPr="00F947CB" w:rsidR="00F947CB" w:rsidP="004C4B15" w:rsidRDefault="00F947CB" w14:paraId="59D3FD20"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xml:space="preserve"> - All the arguments are double quoted. If a script receives two arguments, $* is equivalent to $1 $2.</w:t>
      </w:r>
    </w:p>
    <w:p w:rsidRPr="00F947CB" w:rsidR="00F947CB" w:rsidP="004C4B15" w:rsidRDefault="00F947CB" w14:paraId="34A2882C"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xml:space="preserve"> - All the arguments are individually double quoted. If a script receives two arguments, $@ is equivalent to $1 $2.</w:t>
      </w:r>
    </w:p>
    <w:p w:rsidRPr="00F947CB" w:rsidR="00F947CB" w:rsidP="004C4B15" w:rsidRDefault="00F947CB" w14:paraId="5A4EC7C4"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xml:space="preserve"> - The exit status of the last command executed.</w:t>
      </w:r>
    </w:p>
    <w:p w:rsidRPr="00F947CB" w:rsidR="00F947CB" w:rsidP="004C4B15" w:rsidRDefault="00F947CB" w14:paraId="1B52847F" w14:textId="77777777">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 The process number of the current shell. For shell scripts, this is the process ID under which they are executing.</w:t>
      </w:r>
    </w:p>
    <w:p w:rsidRPr="004C4B15" w:rsidR="00D74B36" w:rsidP="004C4B15" w:rsidRDefault="00F947CB" w14:paraId="2AD737BD" w14:textId="2733EAAC">
      <w:pPr>
        <w:pStyle w:val="ListParagraph"/>
        <w:numPr>
          <w:ilvl w:val="0"/>
          <w:numId w:val="96"/>
        </w:numPr>
        <w:ind w:left="360"/>
        <w:rPr>
          <w:rFonts w:ascii="Times New Roman" w:hAnsi="Times New Roman" w:cs="Times New Roman"/>
          <w:sz w:val="24"/>
          <w:szCs w:val="24"/>
        </w:rPr>
      </w:pPr>
      <w:r w:rsidRPr="00F947CB">
        <w:rPr>
          <w:rFonts w:ascii="Times New Roman" w:hAnsi="Times New Roman" w:cs="Times New Roman"/>
          <w:b/>
          <w:bCs/>
          <w:sz w:val="24"/>
          <w:szCs w:val="24"/>
          <w:lang w:val="en-US"/>
        </w:rPr>
        <w:t>$!</w:t>
      </w:r>
      <w:r w:rsidRPr="00F947CB">
        <w:rPr>
          <w:rFonts w:ascii="Times New Roman" w:hAnsi="Times New Roman" w:cs="Times New Roman"/>
          <w:sz w:val="24"/>
          <w:szCs w:val="24"/>
          <w:lang w:val="en-US"/>
        </w:rPr>
        <w:t xml:space="preserve"> - The process number of the last background command.</w:t>
      </w:r>
    </w:p>
    <w:p w:rsidR="00D74B36" w:rsidP="003F1569" w:rsidRDefault="00D74B36" w14:paraId="1D821C30" w14:textId="77777777">
      <w:pPr>
        <w:pStyle w:val="ListParagraph"/>
        <w:numPr>
          <w:ilvl w:val="0"/>
          <w:numId w:val="78"/>
        </w:numPr>
        <w:rPr>
          <w:rFonts w:ascii="Times New Roman" w:hAnsi="Times New Roman" w:cs="Times New Roman"/>
          <w:b/>
          <w:bCs/>
          <w:sz w:val="24"/>
          <w:szCs w:val="24"/>
        </w:rPr>
      </w:pPr>
      <w:r>
        <w:rPr>
          <w:rFonts w:ascii="Times New Roman" w:hAnsi="Times New Roman" w:cs="Times New Roman"/>
          <w:b/>
          <w:bCs/>
          <w:sz w:val="24"/>
          <w:szCs w:val="24"/>
        </w:rPr>
        <w:t>Arrays</w:t>
      </w:r>
    </w:p>
    <w:p w:rsidR="00D74B36" w:rsidP="00D74B36" w:rsidRDefault="00D74B36" w14:paraId="23801EB4" w14:textId="77777777">
      <w:pPr>
        <w:pStyle w:val="ListParagraph"/>
        <w:ind w:left="360"/>
        <w:rPr>
          <w:rFonts w:ascii="Times New Roman" w:hAnsi="Times New Roman" w:cs="Times New Roman"/>
          <w:sz w:val="24"/>
          <w:szCs w:val="24"/>
        </w:rPr>
      </w:pPr>
      <w:r w:rsidRPr="00FB6CC1">
        <w:rPr>
          <w:rFonts w:ascii="Times New Roman" w:hAnsi="Times New Roman" w:cs="Times New Roman"/>
          <w:sz w:val="24"/>
          <w:szCs w:val="24"/>
        </w:rPr>
        <w:t>Arrays in shell scripting allow you to store multiple values in a single variable, making it easier to manage collections of related data.</w:t>
      </w:r>
      <w:r>
        <w:rPr>
          <w:rFonts w:ascii="Times New Roman" w:hAnsi="Times New Roman" w:cs="Times New Roman"/>
          <w:sz w:val="24"/>
          <w:szCs w:val="24"/>
        </w:rPr>
        <w:t xml:space="preserve"> Syntax: </w:t>
      </w: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value1 value2 value3)</w:t>
      </w:r>
    </w:p>
    <w:p w:rsidRPr="00D74B36" w:rsidR="00D74B36" w:rsidP="003F1569" w:rsidRDefault="00D74B36" w14:paraId="05269AE3" w14:textId="77777777">
      <w:pPr>
        <w:pStyle w:val="Heading3"/>
        <w:numPr>
          <w:ilvl w:val="0"/>
          <w:numId w:val="79"/>
        </w:numPr>
        <w:rPr>
          <w:rFonts w:ascii="Times New Roman" w:hAnsi="Times New Roman" w:cs="Times New Roman"/>
          <w:b/>
          <w:bCs/>
          <w:color w:val="auto"/>
        </w:rPr>
      </w:pPr>
      <w:r w:rsidRPr="00D74B36">
        <w:rPr>
          <w:rFonts w:ascii="Times New Roman" w:hAnsi="Times New Roman" w:cs="Times New Roman"/>
          <w:color w:val="auto"/>
        </w:rPr>
        <w:t xml:space="preserve">Accessing Array Elements: You can access individual elements of an array using the </w:t>
      </w:r>
      <w:r w:rsidRPr="00D74B36">
        <w:rPr>
          <w:rStyle w:val="HTMLCode"/>
          <w:rFonts w:ascii="Times New Roman" w:hAnsi="Times New Roman" w:cs="Times New Roman" w:eastAsiaTheme="majorEastAsia"/>
          <w:b/>
          <w:bCs/>
          <w:color w:val="auto"/>
          <w:sz w:val="24"/>
          <w:szCs w:val="24"/>
        </w:rPr>
        <w:t>${</w:t>
      </w:r>
      <w:proofErr w:type="spellStart"/>
      <w:r w:rsidRPr="00D74B36">
        <w:rPr>
          <w:rStyle w:val="HTMLCode"/>
          <w:rFonts w:ascii="Times New Roman" w:hAnsi="Times New Roman" w:cs="Times New Roman" w:eastAsiaTheme="majorEastAsia"/>
          <w:b/>
          <w:bCs/>
          <w:color w:val="auto"/>
          <w:sz w:val="24"/>
          <w:szCs w:val="24"/>
        </w:rPr>
        <w:t>array_name</w:t>
      </w:r>
      <w:proofErr w:type="spellEnd"/>
      <w:r w:rsidRPr="00D74B36">
        <w:rPr>
          <w:rStyle w:val="HTMLCode"/>
          <w:rFonts w:ascii="Times New Roman" w:hAnsi="Times New Roman" w:cs="Times New Roman" w:eastAsiaTheme="majorEastAsia"/>
          <w:b/>
          <w:bCs/>
          <w:color w:val="auto"/>
          <w:sz w:val="24"/>
          <w:szCs w:val="24"/>
        </w:rPr>
        <w:t>[index]}</w:t>
      </w:r>
      <w:r w:rsidRPr="00D74B36">
        <w:rPr>
          <w:rFonts w:ascii="Times New Roman" w:hAnsi="Times New Roman" w:cs="Times New Roman"/>
          <w:color w:val="auto"/>
        </w:rPr>
        <w:t xml:space="preserve"> syntax. Example: </w:t>
      </w:r>
    </w:p>
    <w:p w:rsidRPr="00D74B36" w:rsidR="00D74B36" w:rsidP="00D74B36" w:rsidRDefault="00D74B36" w14:paraId="3510B27C" w14:textId="77777777">
      <w:pPr>
        <w:pStyle w:val="Heading3"/>
        <w:spacing w:before="0"/>
        <w:ind w:left="360"/>
        <w:rPr>
          <w:rFonts w:ascii="Times New Roman" w:hAnsi="Times New Roman" w:cs="Times New Roman"/>
          <w:b/>
          <w:bCs/>
          <w:color w:val="auto"/>
        </w:rPr>
      </w:pPr>
      <w:proofErr w:type="spellStart"/>
      <w:r w:rsidRPr="00D74B36">
        <w:rPr>
          <w:rFonts w:ascii="Times New Roman" w:hAnsi="Times New Roman" w:cs="Times New Roman"/>
          <w:color w:val="auto"/>
        </w:rPr>
        <w:t>my_array</w:t>
      </w:r>
      <w:proofErr w:type="spellEnd"/>
      <w:proofErr w:type="gramStart"/>
      <w:r w:rsidRPr="00D74B36">
        <w:rPr>
          <w:rFonts w:ascii="Times New Roman" w:hAnsi="Times New Roman" w:cs="Times New Roman"/>
          <w:color w:val="auto"/>
        </w:rPr>
        <w:t>=(</w:t>
      </w:r>
      <w:proofErr w:type="gramEnd"/>
      <w:r w:rsidRPr="00D74B36">
        <w:rPr>
          <w:rFonts w:ascii="Times New Roman" w:hAnsi="Times New Roman" w:cs="Times New Roman"/>
          <w:color w:val="auto"/>
        </w:rPr>
        <w:t xml:space="preserve">"apple" "banana" "cherry")  </w:t>
      </w:r>
    </w:p>
    <w:p w:rsidRPr="00D74B36" w:rsidR="00D74B36" w:rsidP="00D74B36" w:rsidRDefault="00D74B36" w14:paraId="5C9C057A" w14:textId="77777777">
      <w:pPr>
        <w:pStyle w:val="Heading3"/>
        <w:spacing w:before="0"/>
        <w:ind w:left="360"/>
        <w:rPr>
          <w:rFonts w:ascii="Times New Roman" w:hAnsi="Times New Roman" w:cs="Times New Roman"/>
          <w:b/>
          <w:bCs/>
          <w:color w:val="auto"/>
        </w:rPr>
      </w:pPr>
      <w:r w:rsidRPr="00D74B36">
        <w:rPr>
          <w:rFonts w:ascii="Times New Roman" w:hAnsi="Times New Roman" w:cs="Times New Roman"/>
          <w:color w:val="auto"/>
        </w:rPr>
        <w:t>echo "First element: ${</w:t>
      </w:r>
      <w:proofErr w:type="spellStart"/>
      <w:r w:rsidRPr="00D74B36">
        <w:rPr>
          <w:rFonts w:ascii="Times New Roman" w:hAnsi="Times New Roman" w:cs="Times New Roman"/>
          <w:color w:val="auto"/>
        </w:rPr>
        <w:t>my_</w:t>
      </w:r>
      <w:proofErr w:type="gramStart"/>
      <w:r w:rsidRPr="00D74B36">
        <w:rPr>
          <w:rFonts w:ascii="Times New Roman" w:hAnsi="Times New Roman" w:cs="Times New Roman"/>
          <w:color w:val="auto"/>
        </w:rPr>
        <w:t>array</w:t>
      </w:r>
      <w:proofErr w:type="spellEnd"/>
      <w:r w:rsidRPr="00D74B36">
        <w:rPr>
          <w:rFonts w:ascii="Times New Roman" w:hAnsi="Times New Roman" w:cs="Times New Roman"/>
          <w:color w:val="auto"/>
        </w:rPr>
        <w:t>[</w:t>
      </w:r>
      <w:proofErr w:type="gramEnd"/>
      <w:r w:rsidRPr="00D74B36">
        <w:rPr>
          <w:rFonts w:ascii="Times New Roman" w:hAnsi="Times New Roman" w:cs="Times New Roman"/>
          <w:color w:val="auto"/>
        </w:rPr>
        <w:t>0]}"</w:t>
      </w:r>
    </w:p>
    <w:p w:rsidRPr="00FB6CC1" w:rsidR="00D74B36" w:rsidP="00D74B36" w:rsidRDefault="00D74B36" w14:paraId="688B0FA1" w14:textId="77777777">
      <w:pPr>
        <w:pStyle w:val="Heading3"/>
        <w:spacing w:before="0"/>
        <w:ind w:left="360"/>
        <w:rPr>
          <w:b/>
          <w:bCs/>
        </w:rPr>
      </w:pPr>
    </w:p>
    <w:p w:rsidRPr="00FB6CC1" w:rsidR="00D74B36" w:rsidP="003F1569" w:rsidRDefault="00D74B36" w14:paraId="39E38C6C" w14:textId="77777777">
      <w:pPr>
        <w:pStyle w:val="ListParagraph"/>
        <w:numPr>
          <w:ilvl w:val="0"/>
          <w:numId w:val="79"/>
        </w:numPr>
        <w:rPr>
          <w:rFonts w:ascii="Times New Roman" w:hAnsi="Times New Roman" w:cs="Times New Roman"/>
          <w:b/>
          <w:bCs/>
          <w:sz w:val="24"/>
          <w:szCs w:val="24"/>
        </w:rPr>
      </w:pPr>
      <w:r w:rsidRPr="00FB6CC1">
        <w:rPr>
          <w:rFonts w:ascii="Times New Roman" w:hAnsi="Times New Roman" w:cs="Times New Roman"/>
          <w:b/>
          <w:bCs/>
          <w:sz w:val="24"/>
          <w:szCs w:val="24"/>
        </w:rPr>
        <w:t>Modifying Array Elements</w:t>
      </w:r>
    </w:p>
    <w:p w:rsidR="00D74B36" w:rsidP="00D74B36" w:rsidRDefault="00D74B36" w14:paraId="698EEB84" w14:textId="77777777">
      <w:pPr>
        <w:pStyle w:val="ListParagraph"/>
        <w:ind w:left="360"/>
        <w:rPr>
          <w:rFonts w:ascii="Times New Roman" w:hAnsi="Times New Roman" w:cs="Times New Roman"/>
          <w:sz w:val="24"/>
          <w:szCs w:val="24"/>
        </w:rPr>
      </w:pP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 xml:space="preserve">"apple" "banana" "cherry") </w:t>
      </w:r>
    </w:p>
    <w:p w:rsidR="00D74B36" w:rsidP="003F1569" w:rsidRDefault="00D74B36" w14:paraId="2AEE1074" w14:textId="77777777">
      <w:pPr>
        <w:pStyle w:val="ListParagraph"/>
        <w:numPr>
          <w:ilvl w:val="0"/>
          <w:numId w:val="79"/>
        </w:numPr>
        <w:rPr>
          <w:rFonts w:ascii="Times New Roman" w:hAnsi="Times New Roman" w:cs="Times New Roman"/>
          <w:sz w:val="24"/>
          <w:szCs w:val="24"/>
        </w:rPr>
      </w:pPr>
      <w:proofErr w:type="spellStart"/>
      <w:r w:rsidRPr="00FB6CC1">
        <w:rPr>
          <w:rFonts w:ascii="Times New Roman" w:hAnsi="Times New Roman" w:cs="Times New Roman"/>
          <w:sz w:val="24"/>
          <w:szCs w:val="24"/>
        </w:rPr>
        <w:t>my_</w:t>
      </w:r>
      <w:proofErr w:type="gramStart"/>
      <w:r w:rsidRPr="00FB6CC1">
        <w:rPr>
          <w:rFonts w:ascii="Times New Roman" w:hAnsi="Times New Roman" w:cs="Times New Roman"/>
          <w:sz w:val="24"/>
          <w:szCs w:val="24"/>
        </w:rPr>
        <w:t>array</w:t>
      </w:r>
      <w:proofErr w:type="spellEnd"/>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1]="blueberry"</w:t>
      </w:r>
    </w:p>
    <w:p w:rsidR="00D74B36" w:rsidP="00D74B36" w:rsidRDefault="00D74B36" w14:paraId="09FA0264" w14:textId="77777777">
      <w:pPr>
        <w:pStyle w:val="ListParagraph"/>
        <w:ind w:left="360"/>
        <w:rPr>
          <w:rFonts w:ascii="Times New Roman" w:hAnsi="Times New Roman" w:cs="Times New Roman"/>
          <w:sz w:val="24"/>
          <w:szCs w:val="24"/>
        </w:rPr>
      </w:pPr>
    </w:p>
    <w:p w:rsidR="00D74B36" w:rsidP="003F1569" w:rsidRDefault="00D74B36" w14:paraId="573A7E68" w14:textId="77777777">
      <w:pPr>
        <w:pStyle w:val="ListParagraph"/>
        <w:numPr>
          <w:ilvl w:val="0"/>
          <w:numId w:val="79"/>
        </w:numPr>
        <w:rPr>
          <w:rFonts w:ascii="Times New Roman" w:hAnsi="Times New Roman" w:cs="Times New Roman"/>
          <w:sz w:val="24"/>
          <w:szCs w:val="24"/>
        </w:rPr>
      </w:pPr>
      <w:r w:rsidRPr="00FB6CC1">
        <w:rPr>
          <w:rFonts w:ascii="Times New Roman" w:hAnsi="Times New Roman" w:cs="Times New Roman"/>
          <w:b/>
          <w:bCs/>
          <w:sz w:val="24"/>
          <w:szCs w:val="24"/>
        </w:rPr>
        <w:t>Length of an Array:</w:t>
      </w:r>
      <w:r>
        <w:rPr>
          <w:rFonts w:ascii="Times New Roman" w:hAnsi="Times New Roman" w:cs="Times New Roman"/>
          <w:sz w:val="24"/>
          <w:szCs w:val="24"/>
        </w:rPr>
        <w:t xml:space="preserve"> </w:t>
      </w:r>
      <w:r w:rsidRPr="00FB6CC1">
        <w:rPr>
          <w:rFonts w:ascii="Times New Roman" w:hAnsi="Times New Roman" w:cs="Times New Roman"/>
          <w:sz w:val="24"/>
          <w:szCs w:val="24"/>
        </w:rPr>
        <w:t>To get the number of elements in an array, use ${#array_</w:t>
      </w:r>
      <w:proofErr w:type="gramStart"/>
      <w:r w:rsidRPr="00FB6CC1">
        <w:rPr>
          <w:rFonts w:ascii="Times New Roman" w:hAnsi="Times New Roman" w:cs="Times New Roman"/>
          <w:sz w:val="24"/>
          <w:szCs w:val="24"/>
        </w:rPr>
        <w:t>name[</w:t>
      </w:r>
      <w:proofErr w:type="gramEnd"/>
      <w:r w:rsidRPr="00FB6CC1">
        <w:rPr>
          <w:rFonts w:ascii="Times New Roman" w:hAnsi="Times New Roman" w:cs="Times New Roman"/>
          <w:sz w:val="24"/>
          <w:szCs w:val="24"/>
        </w:rPr>
        <w:t>@]}</w:t>
      </w:r>
    </w:p>
    <w:p w:rsidR="00D74B36" w:rsidP="00D74B36" w:rsidRDefault="00D74B36" w14:paraId="7A1051F1" w14:textId="77777777">
      <w:pPr>
        <w:pStyle w:val="ListParagraph"/>
        <w:ind w:left="360"/>
        <w:rPr>
          <w:rFonts w:ascii="Times New Roman" w:hAnsi="Times New Roman" w:cs="Times New Roman"/>
          <w:sz w:val="24"/>
          <w:szCs w:val="24"/>
        </w:rPr>
      </w:pP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"apple" "banana" "cherry")</w:t>
      </w:r>
    </w:p>
    <w:p w:rsidR="00D74B36" w:rsidP="00D74B36" w:rsidRDefault="00D74B36" w14:paraId="5F24758C" w14:textId="77777777">
      <w:pPr>
        <w:pStyle w:val="ListParagraph"/>
        <w:ind w:left="360"/>
        <w:rPr>
          <w:rFonts w:ascii="Times New Roman" w:hAnsi="Times New Roman" w:cs="Times New Roman"/>
          <w:sz w:val="24"/>
          <w:szCs w:val="24"/>
        </w:rPr>
      </w:pPr>
      <w:r w:rsidRPr="00FB6CC1">
        <w:rPr>
          <w:rFonts w:ascii="Times New Roman" w:hAnsi="Times New Roman" w:cs="Times New Roman"/>
          <w:sz w:val="24"/>
          <w:szCs w:val="24"/>
        </w:rPr>
        <w:t>length=${#my_</w:t>
      </w:r>
      <w:proofErr w:type="gramStart"/>
      <w:r w:rsidRPr="00FB6CC1">
        <w:rPr>
          <w:rFonts w:ascii="Times New Roman" w:hAnsi="Times New Roman" w:cs="Times New Roman"/>
          <w:sz w:val="24"/>
          <w:szCs w:val="24"/>
        </w:rPr>
        <w:t>array[</w:t>
      </w:r>
      <w:proofErr w:type="gramEnd"/>
      <w:r w:rsidRPr="00FB6CC1">
        <w:rPr>
          <w:rFonts w:ascii="Times New Roman" w:hAnsi="Times New Roman" w:cs="Times New Roman"/>
          <w:sz w:val="24"/>
          <w:szCs w:val="24"/>
        </w:rPr>
        <w:t xml:space="preserve">@]} </w:t>
      </w:r>
    </w:p>
    <w:p w:rsidR="00D74B36" w:rsidP="00D74B36" w:rsidRDefault="00D74B36" w14:paraId="14BE6463" w14:textId="77777777">
      <w:pPr>
        <w:pStyle w:val="ListParagraph"/>
        <w:ind w:left="360"/>
        <w:rPr>
          <w:rFonts w:ascii="Times New Roman" w:hAnsi="Times New Roman" w:cs="Times New Roman"/>
          <w:sz w:val="24"/>
          <w:szCs w:val="24"/>
        </w:rPr>
      </w:pPr>
      <w:r w:rsidRPr="00FB6CC1">
        <w:rPr>
          <w:rFonts w:ascii="Times New Roman" w:hAnsi="Times New Roman" w:cs="Times New Roman"/>
          <w:sz w:val="24"/>
          <w:szCs w:val="24"/>
        </w:rPr>
        <w:t>echo "The array contains $length elements."</w:t>
      </w:r>
    </w:p>
    <w:p w:rsidR="00D74B36" w:rsidP="00D74B36" w:rsidRDefault="00D74B36" w14:paraId="671DEC59" w14:textId="77777777">
      <w:pPr>
        <w:pStyle w:val="ListParagraph"/>
        <w:ind w:left="360"/>
        <w:rPr>
          <w:rFonts w:ascii="Times New Roman" w:hAnsi="Times New Roman" w:cs="Times New Roman"/>
          <w:sz w:val="24"/>
          <w:szCs w:val="24"/>
        </w:rPr>
      </w:pPr>
    </w:p>
    <w:p w:rsidR="00D74B36" w:rsidP="00D74B36" w:rsidRDefault="00D74B36" w14:paraId="02010FFE" w14:textId="77777777">
      <w:pPr>
        <w:rPr>
          <w:rFonts w:ascii="Times New Roman" w:hAnsi="Times New Roman" w:cs="Times New Roman"/>
          <w:sz w:val="24"/>
          <w:szCs w:val="24"/>
        </w:rPr>
      </w:pPr>
    </w:p>
    <w:p w:rsidR="00D74B36" w:rsidP="003F1569" w:rsidRDefault="00D74B36" w14:paraId="7DCF27D6" w14:textId="77777777">
      <w:pPr>
        <w:pStyle w:val="ListParagraph"/>
        <w:numPr>
          <w:ilvl w:val="0"/>
          <w:numId w:val="78"/>
        </w:numPr>
        <w:rPr>
          <w:rFonts w:ascii="Times New Roman" w:hAnsi="Times New Roman" w:cs="Times New Roman"/>
          <w:b/>
          <w:bCs/>
          <w:sz w:val="24"/>
          <w:szCs w:val="24"/>
        </w:rPr>
      </w:pPr>
      <w:r w:rsidRPr="00412753">
        <w:rPr>
          <w:rFonts w:ascii="Times New Roman" w:hAnsi="Times New Roman" w:cs="Times New Roman"/>
          <w:b/>
          <w:bCs/>
          <w:sz w:val="24"/>
          <w:szCs w:val="24"/>
        </w:rPr>
        <w:t>String</w:t>
      </w:r>
    </w:p>
    <w:p w:rsidR="00D74B36" w:rsidP="00D74B36" w:rsidRDefault="00D74B36" w14:paraId="0F382F2A"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String operations in Linux shell scripting involve manipulating and processing text data. Bash provides a variety of tools and techniques to work with strings effectively</w:t>
      </w:r>
    </w:p>
    <w:p w:rsidR="00D74B36" w:rsidP="003F1569" w:rsidRDefault="00D74B36" w14:paraId="79761062" w14:textId="77777777">
      <w:pPr>
        <w:pStyle w:val="ListParagraph"/>
        <w:numPr>
          <w:ilvl w:val="0"/>
          <w:numId w:val="79"/>
        </w:numPr>
        <w:rPr>
          <w:rFonts w:ascii="Times New Roman" w:hAnsi="Times New Roman" w:cs="Times New Roman"/>
          <w:sz w:val="24"/>
          <w:szCs w:val="24"/>
        </w:rPr>
      </w:pPr>
      <w:r w:rsidRPr="00213FE3">
        <w:rPr>
          <w:rFonts w:ascii="Times New Roman" w:hAnsi="Times New Roman" w:cs="Times New Roman"/>
          <w:sz w:val="24"/>
          <w:szCs w:val="24"/>
        </w:rPr>
        <w:t>Assigning Strings to Variables</w:t>
      </w:r>
      <w:r>
        <w:rPr>
          <w:rFonts w:ascii="Times New Roman" w:hAnsi="Times New Roman" w:cs="Times New Roman"/>
          <w:sz w:val="24"/>
          <w:szCs w:val="24"/>
        </w:rPr>
        <w:t xml:space="preserve">: </w:t>
      </w:r>
      <w:r w:rsidRPr="00213FE3">
        <w:rPr>
          <w:rFonts w:ascii="Times New Roman" w:hAnsi="Times New Roman" w:cs="Times New Roman"/>
          <w:sz w:val="24"/>
          <w:szCs w:val="24"/>
        </w:rPr>
        <w:t>str="Hello, World!"</w:t>
      </w:r>
    </w:p>
    <w:p w:rsidRPr="00213FE3" w:rsidR="00D74B36" w:rsidP="003F1569" w:rsidRDefault="00D74B36" w14:paraId="415F6D4C"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 xml:space="preserve">Accessing String Length: </w:t>
      </w:r>
    </w:p>
    <w:p w:rsidRPr="00213FE3" w:rsidR="00D74B36" w:rsidP="00D74B36" w:rsidRDefault="00D74B36" w14:paraId="04F0D375"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str="Hello, World!"</w:t>
      </w:r>
    </w:p>
    <w:p w:rsidRPr="00213FE3" w:rsidR="00D74B36" w:rsidP="00D74B36" w:rsidRDefault="00D74B36" w14:paraId="25ECD0A0"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length=${#str}</w:t>
      </w:r>
    </w:p>
    <w:p w:rsidR="00D74B36" w:rsidP="00D74B36" w:rsidRDefault="00D74B36" w14:paraId="090C488B"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"Length of the string is $length"</w:t>
      </w:r>
    </w:p>
    <w:p w:rsidRPr="00213FE3" w:rsidR="00D74B36" w:rsidP="003F1569" w:rsidRDefault="00D74B36" w14:paraId="3747BBBD"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Concatenating Strings</w:t>
      </w:r>
    </w:p>
    <w:p w:rsidRPr="00213FE3" w:rsidR="00D74B36" w:rsidP="00D74B36" w:rsidRDefault="00D74B36" w14:paraId="55FA00D3"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str1="Hello"</w:t>
      </w:r>
    </w:p>
    <w:p w:rsidRPr="00213FE3" w:rsidR="00D74B36" w:rsidP="00D74B36" w:rsidRDefault="00D74B36" w14:paraId="72FE7D36"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str2="World"</w:t>
      </w:r>
    </w:p>
    <w:p w:rsidRPr="00213FE3" w:rsidR="00D74B36" w:rsidP="00D74B36" w:rsidRDefault="00D74B36" w14:paraId="2816634D"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str3="$str1, $str2!"</w:t>
      </w:r>
    </w:p>
    <w:p w:rsidR="00D74B36" w:rsidP="00D74B36" w:rsidRDefault="00D74B36" w14:paraId="7DEC3CFD"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$str</w:t>
      </w:r>
      <w:proofErr w:type="gramStart"/>
      <w:r w:rsidRPr="00213FE3">
        <w:rPr>
          <w:rFonts w:ascii="Times New Roman" w:hAnsi="Times New Roman" w:cs="Times New Roman"/>
          <w:sz w:val="24"/>
          <w:szCs w:val="24"/>
        </w:rPr>
        <w:t>3  #</w:t>
      </w:r>
      <w:proofErr w:type="gramEnd"/>
      <w:r w:rsidRPr="00213FE3">
        <w:rPr>
          <w:rFonts w:ascii="Times New Roman" w:hAnsi="Times New Roman" w:cs="Times New Roman"/>
          <w:sz w:val="24"/>
          <w:szCs w:val="24"/>
        </w:rPr>
        <w:t xml:space="preserve"> Output: Hello, World!</w:t>
      </w:r>
    </w:p>
    <w:p w:rsidRPr="00213FE3" w:rsidR="00D74B36" w:rsidP="003F1569" w:rsidRDefault="00D74B36" w14:paraId="6AECA2B4"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Extracting Substrings</w:t>
      </w:r>
    </w:p>
    <w:p w:rsidRPr="00213FE3" w:rsidR="00D74B36" w:rsidP="00D74B36" w:rsidRDefault="00D74B36" w14:paraId="132AC9B5"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str="Hello, World!"</w:t>
      </w:r>
    </w:p>
    <w:p w:rsidRPr="00213FE3" w:rsidR="00D74B36" w:rsidP="00D74B36" w:rsidRDefault="00D74B36" w14:paraId="6B88D109" w14:textId="77777777">
      <w:pPr>
        <w:pStyle w:val="ListParagraph"/>
        <w:ind w:left="360"/>
        <w:rPr>
          <w:rFonts w:ascii="Times New Roman" w:hAnsi="Times New Roman" w:cs="Times New Roman"/>
          <w:sz w:val="24"/>
          <w:szCs w:val="24"/>
        </w:rPr>
      </w:pPr>
      <w:proofErr w:type="spellStart"/>
      <w:r w:rsidRPr="00213FE3">
        <w:rPr>
          <w:rFonts w:ascii="Times New Roman" w:hAnsi="Times New Roman" w:cs="Times New Roman"/>
          <w:sz w:val="24"/>
          <w:szCs w:val="24"/>
        </w:rPr>
        <w:t>sub_str</w:t>
      </w:r>
      <w:proofErr w:type="spellEnd"/>
      <w:r w:rsidRPr="00213FE3">
        <w:rPr>
          <w:rFonts w:ascii="Times New Roman" w:hAnsi="Times New Roman" w:cs="Times New Roman"/>
          <w:sz w:val="24"/>
          <w:szCs w:val="24"/>
        </w:rPr>
        <w:t>=${</w:t>
      </w:r>
      <w:proofErr w:type="gramStart"/>
      <w:r w:rsidRPr="00213FE3">
        <w:rPr>
          <w:rFonts w:ascii="Times New Roman" w:hAnsi="Times New Roman" w:cs="Times New Roman"/>
          <w:sz w:val="24"/>
          <w:szCs w:val="24"/>
        </w:rPr>
        <w:t>str:7:5</w:t>
      </w:r>
      <w:proofErr w:type="gramEnd"/>
      <w:r w:rsidRPr="00213FE3">
        <w:rPr>
          <w:rFonts w:ascii="Times New Roman" w:hAnsi="Times New Roman" w:cs="Times New Roman"/>
          <w:sz w:val="24"/>
          <w:szCs w:val="24"/>
        </w:rPr>
        <w:t>}</w:t>
      </w:r>
    </w:p>
    <w:p w:rsidR="00D74B36" w:rsidP="00D74B36" w:rsidRDefault="00D74B36" w14:paraId="7AC82D84"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w:t>
      </w:r>
      <w:proofErr w:type="spellStart"/>
      <w:r w:rsidRPr="00213FE3">
        <w:rPr>
          <w:rFonts w:ascii="Times New Roman" w:hAnsi="Times New Roman" w:cs="Times New Roman"/>
          <w:sz w:val="24"/>
          <w:szCs w:val="24"/>
        </w:rPr>
        <w:t>sub_</w:t>
      </w:r>
      <w:proofErr w:type="gramStart"/>
      <w:r w:rsidRPr="00213FE3">
        <w:rPr>
          <w:rFonts w:ascii="Times New Roman" w:hAnsi="Times New Roman" w:cs="Times New Roman"/>
          <w:sz w:val="24"/>
          <w:szCs w:val="24"/>
        </w:rPr>
        <w:t>str</w:t>
      </w:r>
      <w:proofErr w:type="spellEnd"/>
      <w:r w:rsidRPr="00213FE3">
        <w:rPr>
          <w:rFonts w:ascii="Times New Roman" w:hAnsi="Times New Roman" w:cs="Times New Roman"/>
          <w:sz w:val="24"/>
          <w:szCs w:val="24"/>
        </w:rPr>
        <w:t xml:space="preserve">  #</w:t>
      </w:r>
      <w:proofErr w:type="gramEnd"/>
      <w:r w:rsidRPr="00213FE3">
        <w:rPr>
          <w:rFonts w:ascii="Times New Roman" w:hAnsi="Times New Roman" w:cs="Times New Roman"/>
          <w:sz w:val="24"/>
          <w:szCs w:val="24"/>
        </w:rPr>
        <w:t xml:space="preserve"> Output: World</w:t>
      </w:r>
    </w:p>
    <w:p w:rsidRPr="00213FE3" w:rsidR="00D74B36" w:rsidP="003F1569" w:rsidRDefault="00D74B36" w14:paraId="6C872CD8"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Replacing Substrings</w:t>
      </w:r>
    </w:p>
    <w:p w:rsidRPr="00213FE3" w:rsidR="00D74B36" w:rsidP="00D74B36" w:rsidRDefault="00D74B36" w14:paraId="18D0391B"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str="Hello, World!"</w:t>
      </w:r>
    </w:p>
    <w:p w:rsidRPr="00213FE3" w:rsidR="00D74B36" w:rsidP="00D74B36" w:rsidRDefault="00D74B36" w14:paraId="072B842C" w14:textId="77777777">
      <w:pPr>
        <w:pStyle w:val="ListParagraph"/>
        <w:ind w:left="360"/>
        <w:rPr>
          <w:rFonts w:ascii="Times New Roman" w:hAnsi="Times New Roman" w:cs="Times New Roman"/>
          <w:sz w:val="24"/>
          <w:szCs w:val="24"/>
        </w:rPr>
      </w:pPr>
      <w:proofErr w:type="spellStart"/>
      <w:r w:rsidRPr="00213FE3">
        <w:rPr>
          <w:rFonts w:ascii="Times New Roman" w:hAnsi="Times New Roman" w:cs="Times New Roman"/>
          <w:sz w:val="24"/>
          <w:szCs w:val="24"/>
        </w:rPr>
        <w:t>new_str</w:t>
      </w:r>
      <w:proofErr w:type="spellEnd"/>
      <w:r w:rsidRPr="00213FE3">
        <w:rPr>
          <w:rFonts w:ascii="Times New Roman" w:hAnsi="Times New Roman" w:cs="Times New Roman"/>
          <w:sz w:val="24"/>
          <w:szCs w:val="24"/>
        </w:rPr>
        <w:t>=${str/World/Universe}</w:t>
      </w:r>
    </w:p>
    <w:p w:rsidR="00D74B36" w:rsidP="00D74B36" w:rsidRDefault="00D74B36" w14:paraId="2B7A4AC7"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w:t>
      </w:r>
      <w:proofErr w:type="spellStart"/>
      <w:r w:rsidRPr="00213FE3">
        <w:rPr>
          <w:rFonts w:ascii="Times New Roman" w:hAnsi="Times New Roman" w:cs="Times New Roman"/>
          <w:sz w:val="24"/>
          <w:szCs w:val="24"/>
        </w:rPr>
        <w:t>new_</w:t>
      </w:r>
      <w:proofErr w:type="gramStart"/>
      <w:r w:rsidRPr="00213FE3">
        <w:rPr>
          <w:rFonts w:ascii="Times New Roman" w:hAnsi="Times New Roman" w:cs="Times New Roman"/>
          <w:sz w:val="24"/>
          <w:szCs w:val="24"/>
        </w:rPr>
        <w:t>str</w:t>
      </w:r>
      <w:proofErr w:type="spellEnd"/>
      <w:r w:rsidRPr="00213FE3">
        <w:rPr>
          <w:rFonts w:ascii="Times New Roman" w:hAnsi="Times New Roman" w:cs="Times New Roman"/>
          <w:sz w:val="24"/>
          <w:szCs w:val="24"/>
        </w:rPr>
        <w:t xml:space="preserve">  #</w:t>
      </w:r>
      <w:proofErr w:type="gramEnd"/>
      <w:r w:rsidRPr="00213FE3">
        <w:rPr>
          <w:rFonts w:ascii="Times New Roman" w:hAnsi="Times New Roman" w:cs="Times New Roman"/>
          <w:sz w:val="24"/>
          <w:szCs w:val="24"/>
        </w:rPr>
        <w:t xml:space="preserve"> Output: Hello, Universe!</w:t>
      </w:r>
    </w:p>
    <w:p w:rsidR="00D74B36" w:rsidP="00D74B36" w:rsidRDefault="00D74B36" w14:paraId="0D937004" w14:textId="77777777">
      <w:pPr>
        <w:pStyle w:val="ListParagraph"/>
        <w:ind w:left="360"/>
        <w:rPr>
          <w:rFonts w:ascii="Times New Roman" w:hAnsi="Times New Roman" w:cs="Times New Roman"/>
          <w:sz w:val="24"/>
          <w:szCs w:val="24"/>
        </w:rPr>
      </w:pPr>
    </w:p>
    <w:p w:rsidR="00D74B36" w:rsidP="00D74B36" w:rsidRDefault="00D74B36" w14:paraId="6C3CF403" w14:textId="77777777">
      <w:pPr>
        <w:pStyle w:val="ListParagraph"/>
        <w:ind w:left="360"/>
        <w:rPr>
          <w:rFonts w:ascii="Times New Roman" w:hAnsi="Times New Roman" w:cs="Times New Roman"/>
          <w:sz w:val="24"/>
          <w:szCs w:val="24"/>
        </w:rPr>
      </w:pPr>
    </w:p>
    <w:p w:rsidR="003F1569" w:rsidP="00D74B36" w:rsidRDefault="003F1569" w14:paraId="7EC78696" w14:textId="77777777">
      <w:pPr>
        <w:pStyle w:val="ListParagraph"/>
        <w:ind w:left="360"/>
        <w:rPr>
          <w:rFonts w:ascii="Times New Roman" w:hAnsi="Times New Roman" w:cs="Times New Roman"/>
          <w:sz w:val="24"/>
          <w:szCs w:val="24"/>
        </w:rPr>
      </w:pPr>
    </w:p>
    <w:p w:rsidR="008E510D" w:rsidP="00D74B36" w:rsidRDefault="008E510D" w14:paraId="3B99B969" w14:textId="77777777">
      <w:pPr>
        <w:pStyle w:val="ListParagraph"/>
        <w:ind w:left="360"/>
        <w:rPr>
          <w:rFonts w:ascii="Times New Roman" w:hAnsi="Times New Roman" w:cs="Times New Roman"/>
          <w:sz w:val="24"/>
          <w:szCs w:val="24"/>
        </w:rPr>
      </w:pPr>
    </w:p>
    <w:p w:rsidR="008E510D" w:rsidP="00D74B36" w:rsidRDefault="008E510D" w14:paraId="017028F1" w14:textId="77777777">
      <w:pPr>
        <w:pStyle w:val="ListParagraph"/>
        <w:ind w:left="360"/>
        <w:rPr>
          <w:rFonts w:ascii="Times New Roman" w:hAnsi="Times New Roman" w:cs="Times New Roman"/>
          <w:sz w:val="24"/>
          <w:szCs w:val="24"/>
        </w:rPr>
      </w:pPr>
    </w:p>
    <w:p w:rsidRPr="003F1569" w:rsidR="00D74B36" w:rsidP="003F1569" w:rsidRDefault="00D74B36" w14:paraId="7969F785" w14:textId="77777777">
      <w:pPr>
        <w:pStyle w:val="ListParagraph"/>
        <w:numPr>
          <w:ilvl w:val="0"/>
          <w:numId w:val="78"/>
        </w:numPr>
        <w:rPr>
          <w:rFonts w:ascii="Times New Roman" w:hAnsi="Times New Roman" w:cs="Times New Roman"/>
          <w:b/>
          <w:bCs/>
          <w:sz w:val="24"/>
          <w:szCs w:val="24"/>
        </w:rPr>
      </w:pPr>
      <w:r w:rsidRPr="003F1569">
        <w:rPr>
          <w:rFonts w:ascii="Times New Roman" w:hAnsi="Times New Roman" w:cs="Times New Roman"/>
          <w:b/>
          <w:bCs/>
          <w:sz w:val="24"/>
          <w:szCs w:val="24"/>
        </w:rPr>
        <w:t xml:space="preserve">User interaction </w:t>
      </w:r>
    </w:p>
    <w:p w:rsidR="00D74B36" w:rsidP="00D74B36" w:rsidRDefault="00D74B36" w14:paraId="7149A0D3"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User interaction in Linux shell scripting typically involves reading input from the user and providing feedback or prompts. This can be achieved through various commands and techniques to make scripts more interactive and user-friendly</w:t>
      </w:r>
    </w:p>
    <w:p w:rsidRPr="00213FE3" w:rsidR="00D74B36" w:rsidP="003F1569" w:rsidRDefault="00D74B36" w14:paraId="30ABB411"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Using the read Command</w:t>
      </w:r>
      <w:r>
        <w:rPr>
          <w:rFonts w:ascii="Times New Roman" w:hAnsi="Times New Roman" w:cs="Times New Roman"/>
          <w:b/>
          <w:bCs/>
          <w:sz w:val="24"/>
          <w:szCs w:val="24"/>
        </w:rPr>
        <w:t xml:space="preserve">: </w:t>
      </w:r>
      <w:r w:rsidRPr="00213FE3">
        <w:rPr>
          <w:rFonts w:ascii="Times New Roman" w:hAnsi="Times New Roman" w:cs="Times New Roman"/>
          <w:sz w:val="24"/>
          <w:szCs w:val="24"/>
        </w:rPr>
        <w:t>The read command is used to capture input from the user.</w:t>
      </w:r>
    </w:p>
    <w:p w:rsidRPr="00213FE3" w:rsidR="00D74B36" w:rsidP="00D74B36" w:rsidRDefault="00D74B36" w14:paraId="4627BBEE" w14:textId="77777777">
      <w:pPr>
        <w:pStyle w:val="ListParagraph"/>
        <w:ind w:left="360"/>
        <w:rPr>
          <w:rFonts w:ascii="Times New Roman" w:hAnsi="Times New Roman" w:cs="Times New Roman"/>
          <w:sz w:val="24"/>
          <w:szCs w:val="24"/>
        </w:rPr>
      </w:pPr>
      <w:proofErr w:type="gramStart"/>
      <w:r w:rsidRPr="00213FE3">
        <w:rPr>
          <w:rFonts w:ascii="Times New Roman" w:hAnsi="Times New Roman" w:cs="Times New Roman"/>
          <w:sz w:val="24"/>
          <w:szCs w:val="24"/>
        </w:rPr>
        <w:t>#!/</w:t>
      </w:r>
      <w:proofErr w:type="gramEnd"/>
      <w:r w:rsidRPr="00213FE3">
        <w:rPr>
          <w:rFonts w:ascii="Times New Roman" w:hAnsi="Times New Roman" w:cs="Times New Roman"/>
          <w:sz w:val="24"/>
          <w:szCs w:val="24"/>
        </w:rPr>
        <w:t>bin/bash</w:t>
      </w:r>
    </w:p>
    <w:p w:rsidRPr="00213FE3" w:rsidR="00D74B36" w:rsidP="00D74B36" w:rsidRDefault="00D74B36" w14:paraId="7D61656F" w14:textId="77777777">
      <w:pPr>
        <w:pStyle w:val="ListParagraph"/>
        <w:ind w:left="360"/>
        <w:rPr>
          <w:rFonts w:ascii="Times New Roman" w:hAnsi="Times New Roman" w:cs="Times New Roman"/>
          <w:sz w:val="24"/>
          <w:szCs w:val="24"/>
        </w:rPr>
      </w:pPr>
    </w:p>
    <w:p w:rsidRPr="00213FE3" w:rsidR="00D74B36" w:rsidP="00D74B36" w:rsidRDefault="00D74B36" w14:paraId="1C7D5A93"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 Prompt the user for input</w:t>
      </w:r>
    </w:p>
    <w:p w:rsidRPr="00213FE3" w:rsidR="00D74B36" w:rsidP="00D74B36" w:rsidRDefault="00D74B36" w14:paraId="100867A3"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"Please enter your name:"</w:t>
      </w:r>
    </w:p>
    <w:p w:rsidRPr="00213FE3" w:rsidR="00D74B36" w:rsidP="00D74B36" w:rsidRDefault="00D74B36" w14:paraId="2D7C8E77"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read name</w:t>
      </w:r>
    </w:p>
    <w:p w:rsidRPr="00213FE3" w:rsidR="00D74B36" w:rsidP="00D74B36" w:rsidRDefault="00D74B36" w14:paraId="1E723231" w14:textId="77777777">
      <w:pPr>
        <w:pStyle w:val="ListParagraph"/>
        <w:ind w:left="360"/>
        <w:rPr>
          <w:rFonts w:ascii="Times New Roman" w:hAnsi="Times New Roman" w:cs="Times New Roman"/>
          <w:sz w:val="24"/>
          <w:szCs w:val="24"/>
        </w:rPr>
      </w:pPr>
    </w:p>
    <w:p w:rsidRPr="00213FE3" w:rsidR="00D74B36" w:rsidP="00D74B36" w:rsidRDefault="00D74B36" w14:paraId="1DFC35CE"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 Display the input back to the user</w:t>
      </w:r>
    </w:p>
    <w:p w:rsidR="00D74B36" w:rsidP="00D74B36" w:rsidRDefault="00D74B36" w14:paraId="6FA8D58F" w14:textId="77777777">
      <w:pPr>
        <w:pStyle w:val="ListParagraph"/>
        <w:ind w:left="360"/>
        <w:rPr>
          <w:rFonts w:ascii="Times New Roman" w:hAnsi="Times New Roman" w:cs="Times New Roman"/>
          <w:sz w:val="24"/>
          <w:szCs w:val="24"/>
        </w:rPr>
      </w:pPr>
      <w:r w:rsidRPr="00213FE3">
        <w:rPr>
          <w:rFonts w:ascii="Times New Roman" w:hAnsi="Times New Roman" w:cs="Times New Roman"/>
          <w:sz w:val="24"/>
          <w:szCs w:val="24"/>
        </w:rPr>
        <w:t>echo "Hello, $name!"</w:t>
      </w:r>
    </w:p>
    <w:p w:rsidR="00D74B36" w:rsidP="00D74B36" w:rsidRDefault="00D74B36" w14:paraId="3B15B1DB" w14:textId="77777777">
      <w:pPr>
        <w:pStyle w:val="ListParagraph"/>
        <w:ind w:left="360"/>
        <w:rPr>
          <w:rFonts w:ascii="Times New Roman" w:hAnsi="Times New Roman" w:cs="Times New Roman"/>
          <w:sz w:val="24"/>
          <w:szCs w:val="24"/>
        </w:rPr>
      </w:pPr>
    </w:p>
    <w:p w:rsidRPr="00CF1EC4" w:rsidR="00D74B36" w:rsidP="003F1569" w:rsidRDefault="00D74B36" w14:paraId="4A54EF68" w14:textId="77777777">
      <w:pPr>
        <w:pStyle w:val="ListParagraph"/>
        <w:numPr>
          <w:ilvl w:val="0"/>
          <w:numId w:val="79"/>
        </w:numPr>
        <w:rPr>
          <w:rFonts w:ascii="Times New Roman" w:hAnsi="Times New Roman" w:cs="Times New Roman"/>
          <w:b/>
          <w:bCs/>
          <w:sz w:val="24"/>
          <w:szCs w:val="24"/>
        </w:rPr>
      </w:pPr>
      <w:r w:rsidRPr="00213FE3">
        <w:rPr>
          <w:rFonts w:ascii="Times New Roman" w:hAnsi="Times New Roman" w:cs="Times New Roman"/>
          <w:b/>
          <w:bCs/>
          <w:sz w:val="24"/>
          <w:szCs w:val="24"/>
        </w:rPr>
        <w:t>Using -p Option with read</w:t>
      </w:r>
      <w:r>
        <w:rPr>
          <w:rFonts w:ascii="Times New Roman" w:hAnsi="Times New Roman" w:cs="Times New Roman"/>
          <w:b/>
          <w:bCs/>
          <w:sz w:val="24"/>
          <w:szCs w:val="24"/>
        </w:rPr>
        <w:t xml:space="preserve">: </w:t>
      </w:r>
      <w:r w:rsidRPr="00213FE3">
        <w:rPr>
          <w:rFonts w:ascii="Times New Roman" w:hAnsi="Times New Roman" w:cs="Times New Roman"/>
          <w:sz w:val="24"/>
          <w:szCs w:val="24"/>
        </w:rPr>
        <w:t>The -p option allows you to provide a prompt directly with the read command.</w:t>
      </w:r>
      <w:r>
        <w:rPr>
          <w:rFonts w:ascii="Times New Roman" w:hAnsi="Times New Roman" w:cs="Times New Roman"/>
          <w:sz w:val="24"/>
          <w:szCs w:val="24"/>
        </w:rPr>
        <w:t xml:space="preserve"> Example </w:t>
      </w:r>
    </w:p>
    <w:p w:rsidRPr="00CF1EC4" w:rsidR="00D74B36" w:rsidP="00D74B36" w:rsidRDefault="00D74B36" w14:paraId="3771423F" w14:textId="77777777">
      <w:pPr>
        <w:pStyle w:val="ListParagraph"/>
        <w:ind w:left="360"/>
        <w:rPr>
          <w:rFonts w:ascii="Times New Roman" w:hAnsi="Times New Roman" w:cs="Times New Roman"/>
          <w:sz w:val="24"/>
          <w:szCs w:val="24"/>
        </w:rPr>
      </w:pPr>
      <w:proofErr w:type="gramStart"/>
      <w:r w:rsidRPr="00CF1EC4">
        <w:rPr>
          <w:rFonts w:ascii="Times New Roman" w:hAnsi="Times New Roman" w:cs="Times New Roman"/>
          <w:sz w:val="24"/>
          <w:szCs w:val="24"/>
        </w:rPr>
        <w:t>#!/</w:t>
      </w:r>
      <w:proofErr w:type="gramEnd"/>
      <w:r w:rsidRPr="00CF1EC4">
        <w:rPr>
          <w:rFonts w:ascii="Times New Roman" w:hAnsi="Times New Roman" w:cs="Times New Roman"/>
          <w:sz w:val="24"/>
          <w:szCs w:val="24"/>
        </w:rPr>
        <w:t>bin/bash</w:t>
      </w:r>
    </w:p>
    <w:p w:rsidRPr="00CF1EC4" w:rsidR="00D74B36" w:rsidP="00D74B36" w:rsidRDefault="00D74B36" w14:paraId="0F074015" w14:textId="77777777">
      <w:pPr>
        <w:pStyle w:val="ListParagraph"/>
        <w:ind w:left="360"/>
        <w:rPr>
          <w:rFonts w:ascii="Times New Roman" w:hAnsi="Times New Roman" w:cs="Times New Roman"/>
          <w:sz w:val="24"/>
          <w:szCs w:val="24"/>
        </w:rPr>
      </w:pPr>
    </w:p>
    <w:p w:rsidRPr="00CF1EC4" w:rsidR="00D74B36" w:rsidP="00D74B36" w:rsidRDefault="00D74B36" w14:paraId="24322D43" w14:textId="77777777">
      <w:pPr>
        <w:pStyle w:val="ListParagraph"/>
        <w:ind w:left="360"/>
        <w:rPr>
          <w:rFonts w:ascii="Times New Roman" w:hAnsi="Times New Roman" w:cs="Times New Roman"/>
          <w:sz w:val="24"/>
          <w:szCs w:val="24"/>
        </w:rPr>
      </w:pPr>
      <w:r w:rsidRPr="00CF1EC4">
        <w:rPr>
          <w:rFonts w:ascii="Times New Roman" w:hAnsi="Times New Roman" w:cs="Times New Roman"/>
          <w:sz w:val="24"/>
          <w:szCs w:val="24"/>
        </w:rPr>
        <w:t># Prompt the user for input with read -p</w:t>
      </w:r>
    </w:p>
    <w:p w:rsidRPr="00CF1EC4" w:rsidR="00D74B36" w:rsidP="00D74B36" w:rsidRDefault="00D74B36" w14:paraId="33FF2FB1" w14:textId="77777777">
      <w:pPr>
        <w:pStyle w:val="ListParagraph"/>
        <w:ind w:left="360"/>
        <w:rPr>
          <w:rFonts w:ascii="Times New Roman" w:hAnsi="Times New Roman" w:cs="Times New Roman"/>
          <w:sz w:val="24"/>
          <w:szCs w:val="24"/>
        </w:rPr>
      </w:pPr>
      <w:proofErr w:type="gramStart"/>
      <w:r w:rsidRPr="00CF1EC4">
        <w:rPr>
          <w:rFonts w:ascii="Times New Roman" w:hAnsi="Times New Roman" w:cs="Times New Roman"/>
          <w:sz w:val="24"/>
          <w:szCs w:val="24"/>
        </w:rPr>
        <w:t>read -p</w:t>
      </w:r>
      <w:proofErr w:type="gramEnd"/>
      <w:r w:rsidRPr="00CF1EC4">
        <w:rPr>
          <w:rFonts w:ascii="Times New Roman" w:hAnsi="Times New Roman" w:cs="Times New Roman"/>
          <w:sz w:val="24"/>
          <w:szCs w:val="24"/>
        </w:rPr>
        <w:t xml:space="preserve"> "Please enter your age: " age</w:t>
      </w:r>
    </w:p>
    <w:p w:rsidRPr="00CF1EC4" w:rsidR="00D74B36" w:rsidP="00D74B36" w:rsidRDefault="00D74B36" w14:paraId="5FD576A9" w14:textId="77777777">
      <w:pPr>
        <w:pStyle w:val="ListParagraph"/>
        <w:ind w:left="360"/>
        <w:rPr>
          <w:rFonts w:ascii="Times New Roman" w:hAnsi="Times New Roman" w:cs="Times New Roman"/>
          <w:sz w:val="24"/>
          <w:szCs w:val="24"/>
        </w:rPr>
      </w:pPr>
    </w:p>
    <w:p w:rsidRPr="00CF1EC4" w:rsidR="00D74B36" w:rsidP="00D74B36" w:rsidRDefault="00D74B36" w14:paraId="1B3617AD" w14:textId="77777777">
      <w:pPr>
        <w:pStyle w:val="ListParagraph"/>
        <w:ind w:left="360"/>
        <w:rPr>
          <w:rFonts w:ascii="Times New Roman" w:hAnsi="Times New Roman" w:cs="Times New Roman"/>
          <w:sz w:val="24"/>
          <w:szCs w:val="24"/>
        </w:rPr>
      </w:pPr>
      <w:r w:rsidRPr="00CF1EC4">
        <w:rPr>
          <w:rFonts w:ascii="Times New Roman" w:hAnsi="Times New Roman" w:cs="Times New Roman"/>
          <w:sz w:val="24"/>
          <w:szCs w:val="24"/>
        </w:rPr>
        <w:t># Display the input back to the user</w:t>
      </w:r>
    </w:p>
    <w:p w:rsidRPr="00CF1EC4" w:rsidR="00D74B36" w:rsidP="00D74B36" w:rsidRDefault="00D74B36" w14:paraId="0536F901" w14:textId="77777777">
      <w:pPr>
        <w:pStyle w:val="ListParagraph"/>
        <w:ind w:left="360"/>
        <w:rPr>
          <w:rFonts w:ascii="Times New Roman" w:hAnsi="Times New Roman" w:cs="Times New Roman"/>
          <w:sz w:val="24"/>
          <w:szCs w:val="24"/>
        </w:rPr>
      </w:pPr>
      <w:r w:rsidRPr="00CF1EC4">
        <w:rPr>
          <w:rFonts w:ascii="Times New Roman" w:hAnsi="Times New Roman" w:cs="Times New Roman"/>
          <w:sz w:val="24"/>
          <w:szCs w:val="24"/>
        </w:rPr>
        <w:t>echo "You are $age years old."</w:t>
      </w:r>
    </w:p>
    <w:p w:rsidR="00D74B36" w:rsidP="00D74B36" w:rsidRDefault="00D74B36" w14:paraId="28FB54D6" w14:textId="77777777">
      <w:pPr>
        <w:pStyle w:val="ListParagraph"/>
        <w:ind w:left="360"/>
        <w:rPr>
          <w:rFonts w:ascii="Times New Roman" w:hAnsi="Times New Roman" w:cs="Times New Roman"/>
          <w:sz w:val="24"/>
          <w:szCs w:val="24"/>
        </w:rPr>
      </w:pPr>
    </w:p>
    <w:p w:rsidR="00D74B36" w:rsidP="003F1569" w:rsidRDefault="00D74B36" w14:paraId="4CF2556E" w14:textId="77777777">
      <w:pPr>
        <w:pStyle w:val="ListParagraph"/>
        <w:numPr>
          <w:ilvl w:val="0"/>
          <w:numId w:val="78"/>
        </w:numPr>
        <w:rPr>
          <w:rFonts w:ascii="Times New Roman" w:hAnsi="Times New Roman" w:cs="Times New Roman"/>
          <w:b/>
          <w:bCs/>
          <w:sz w:val="24"/>
          <w:szCs w:val="24"/>
        </w:rPr>
      </w:pPr>
      <w:r w:rsidRPr="00361FC7">
        <w:rPr>
          <w:rFonts w:ascii="Times New Roman" w:hAnsi="Times New Roman" w:cs="Times New Roman"/>
          <w:b/>
          <w:bCs/>
          <w:sz w:val="24"/>
          <w:szCs w:val="24"/>
        </w:rPr>
        <w:t>Conditional Statements</w:t>
      </w:r>
    </w:p>
    <w:p w:rsidRPr="00361FC7" w:rsidR="00D74B36" w:rsidP="00D74B36" w:rsidRDefault="00D74B36" w14:paraId="07C445F0"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Conditional statements in Linux shell scripting allow you to make decisions based on conditions.</w:t>
      </w:r>
    </w:p>
    <w:p w:rsidRPr="00361FC7" w:rsidR="00D74B36" w:rsidP="003F1569" w:rsidRDefault="00D74B36" w14:paraId="0FBBCE06" w14:textId="77777777">
      <w:pPr>
        <w:pStyle w:val="ListParagraph"/>
        <w:numPr>
          <w:ilvl w:val="0"/>
          <w:numId w:val="79"/>
        </w:numPr>
        <w:rPr>
          <w:rFonts w:ascii="Times New Roman" w:hAnsi="Times New Roman" w:cs="Times New Roman"/>
          <w:b/>
          <w:bCs/>
          <w:sz w:val="24"/>
          <w:szCs w:val="24"/>
        </w:rPr>
      </w:pPr>
      <w:r w:rsidRPr="00361FC7">
        <w:rPr>
          <w:rFonts w:ascii="Times New Roman" w:hAnsi="Times New Roman" w:cs="Times New Roman"/>
          <w:b/>
          <w:bCs/>
          <w:sz w:val="24"/>
          <w:szCs w:val="24"/>
        </w:rPr>
        <w:t>if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 xml:space="preserve">The if statement allows you to execute a block of code only if a specified condition is </w:t>
      </w:r>
      <w:proofErr w:type="spellStart"/>
      <w:proofErr w:type="gramStart"/>
      <w:r w:rsidRPr="00361FC7">
        <w:rPr>
          <w:rFonts w:ascii="Times New Roman" w:hAnsi="Times New Roman" w:cs="Times New Roman"/>
          <w:sz w:val="24"/>
          <w:szCs w:val="24"/>
        </w:rPr>
        <w:t>true.</w:t>
      </w:r>
      <w:r>
        <w:rPr>
          <w:rFonts w:ascii="Times New Roman" w:hAnsi="Times New Roman" w:cs="Times New Roman"/>
          <w:sz w:val="24"/>
          <w:szCs w:val="24"/>
        </w:rPr>
        <w:t>Example</w:t>
      </w:r>
      <w:proofErr w:type="spellEnd"/>
      <w:proofErr w:type="gramEnd"/>
      <w:r>
        <w:rPr>
          <w:rFonts w:ascii="Times New Roman" w:hAnsi="Times New Roman" w:cs="Times New Roman"/>
          <w:sz w:val="24"/>
          <w:szCs w:val="24"/>
        </w:rPr>
        <w:t>:</w:t>
      </w:r>
    </w:p>
    <w:p w:rsidRPr="00361FC7" w:rsidR="00D74B36" w:rsidP="00D74B36" w:rsidRDefault="00D74B36" w14:paraId="32DB7ABF" w14:textId="77777777">
      <w:pPr>
        <w:pStyle w:val="ListParagraph"/>
        <w:ind w:left="36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rsidRPr="00361FC7" w:rsidR="00D74B36" w:rsidP="00D74B36" w:rsidRDefault="00D74B36" w14:paraId="2900BE91" w14:textId="77777777">
      <w:pPr>
        <w:pStyle w:val="ListParagraph"/>
        <w:ind w:left="360"/>
        <w:rPr>
          <w:rFonts w:ascii="Times New Roman" w:hAnsi="Times New Roman" w:cs="Times New Roman"/>
          <w:sz w:val="24"/>
          <w:szCs w:val="24"/>
        </w:rPr>
      </w:pPr>
    </w:p>
    <w:p w:rsidRPr="00361FC7" w:rsidR="00D74B36" w:rsidP="00D74B36" w:rsidRDefault="00D74B36" w14:paraId="1C9B779A"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Check if a number is greater than 10</w:t>
      </w:r>
    </w:p>
    <w:p w:rsidRPr="00361FC7" w:rsidR="00D74B36" w:rsidP="00D74B36" w:rsidRDefault="00D74B36" w14:paraId="134807E5"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number=15</w:t>
      </w:r>
    </w:p>
    <w:p w:rsidRPr="00361FC7" w:rsidR="00D74B36" w:rsidP="00D74B36" w:rsidRDefault="00D74B36" w14:paraId="4D639177"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if [ $number -</w:t>
      </w:r>
      <w:proofErr w:type="spellStart"/>
      <w:r w:rsidRPr="00361FC7">
        <w:rPr>
          <w:rFonts w:ascii="Times New Roman" w:hAnsi="Times New Roman" w:cs="Times New Roman"/>
          <w:sz w:val="24"/>
          <w:szCs w:val="24"/>
        </w:rPr>
        <w:t>gt</w:t>
      </w:r>
      <w:proofErr w:type="spellEnd"/>
      <w:r w:rsidRPr="00361FC7">
        <w:rPr>
          <w:rFonts w:ascii="Times New Roman" w:hAnsi="Times New Roman" w:cs="Times New Roman"/>
          <w:sz w:val="24"/>
          <w:szCs w:val="24"/>
        </w:rPr>
        <w:t xml:space="preserve"> </w:t>
      </w:r>
      <w:proofErr w:type="gramStart"/>
      <w:r w:rsidRPr="00361FC7">
        <w:rPr>
          <w:rFonts w:ascii="Times New Roman" w:hAnsi="Times New Roman" w:cs="Times New Roman"/>
          <w:sz w:val="24"/>
          <w:szCs w:val="24"/>
        </w:rPr>
        <w:t>10 ]</w:t>
      </w:r>
      <w:proofErr w:type="gramEnd"/>
      <w:r w:rsidRPr="00361FC7">
        <w:rPr>
          <w:rFonts w:ascii="Times New Roman" w:hAnsi="Times New Roman" w:cs="Times New Roman"/>
          <w:sz w:val="24"/>
          <w:szCs w:val="24"/>
        </w:rPr>
        <w:t>; then</w:t>
      </w:r>
    </w:p>
    <w:p w:rsidRPr="00361FC7" w:rsidR="00D74B36" w:rsidP="00D74B36" w:rsidRDefault="00D74B36" w14:paraId="7FD061AF"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number is greater than 10."</w:t>
      </w:r>
    </w:p>
    <w:p w:rsidRPr="00361FC7" w:rsidR="00D74B36" w:rsidP="00D74B36" w:rsidRDefault="00D74B36" w14:paraId="78408682"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fi</w:t>
      </w:r>
    </w:p>
    <w:p w:rsidRPr="00361FC7" w:rsidR="00D74B36" w:rsidP="003F1569" w:rsidRDefault="00D74B36" w14:paraId="5E7526E1" w14:textId="77777777">
      <w:pPr>
        <w:pStyle w:val="ListParagraph"/>
        <w:numPr>
          <w:ilvl w:val="0"/>
          <w:numId w:val="79"/>
        </w:numPr>
        <w:rPr>
          <w:rFonts w:ascii="Times New Roman" w:hAnsi="Times New Roman" w:cs="Times New Roman"/>
          <w:b/>
          <w:bCs/>
          <w:sz w:val="24"/>
          <w:szCs w:val="24"/>
        </w:rPr>
      </w:pPr>
      <w:r w:rsidRPr="00361FC7">
        <w:rPr>
          <w:rFonts w:ascii="Times New Roman" w:hAnsi="Times New Roman" w:cs="Times New Roman"/>
          <w:b/>
          <w:bCs/>
          <w:sz w:val="24"/>
          <w:szCs w:val="24"/>
        </w:rPr>
        <w:t>if-else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if-else statement allows you to execute one block of code if the condition is true, and another block if it is false.</w:t>
      </w:r>
      <w:r>
        <w:rPr>
          <w:rFonts w:ascii="Times New Roman" w:hAnsi="Times New Roman" w:cs="Times New Roman"/>
          <w:sz w:val="24"/>
          <w:szCs w:val="24"/>
        </w:rPr>
        <w:t xml:space="preserve"> Example</w:t>
      </w:r>
    </w:p>
    <w:p w:rsidRPr="00361FC7" w:rsidR="00D74B36" w:rsidP="00D74B36" w:rsidRDefault="00D74B36" w14:paraId="4F61771B" w14:textId="77777777">
      <w:pPr>
        <w:pStyle w:val="ListParagraph"/>
        <w:ind w:left="36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rsidRPr="00361FC7" w:rsidR="00D74B36" w:rsidP="00D74B36" w:rsidRDefault="00D74B36" w14:paraId="692319D4" w14:textId="77777777">
      <w:pPr>
        <w:pStyle w:val="ListParagraph"/>
        <w:ind w:left="360"/>
        <w:rPr>
          <w:rFonts w:ascii="Times New Roman" w:hAnsi="Times New Roman" w:cs="Times New Roman"/>
          <w:sz w:val="24"/>
          <w:szCs w:val="24"/>
        </w:rPr>
      </w:pPr>
    </w:p>
    <w:p w:rsidRPr="00361FC7" w:rsidR="00D74B36" w:rsidP="00D74B36" w:rsidRDefault="00D74B36" w14:paraId="02A2BDC0"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Check if a number is even or odd</w:t>
      </w:r>
    </w:p>
    <w:p w:rsidRPr="00361FC7" w:rsidR="00D74B36" w:rsidP="00D74B36" w:rsidRDefault="00D74B36" w14:paraId="38561929"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number=7</w:t>
      </w:r>
    </w:p>
    <w:p w:rsidRPr="00361FC7" w:rsidR="00D74B36" w:rsidP="00D74B36" w:rsidRDefault="00D74B36" w14:paraId="5A100C64"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if [ $((number % 2)) -</w:t>
      </w:r>
      <w:proofErr w:type="spellStart"/>
      <w:r w:rsidRPr="00361FC7">
        <w:rPr>
          <w:rFonts w:ascii="Times New Roman" w:hAnsi="Times New Roman" w:cs="Times New Roman"/>
          <w:sz w:val="24"/>
          <w:szCs w:val="24"/>
        </w:rPr>
        <w:t>eq</w:t>
      </w:r>
      <w:proofErr w:type="spellEnd"/>
      <w:r w:rsidRPr="00361FC7">
        <w:rPr>
          <w:rFonts w:ascii="Times New Roman" w:hAnsi="Times New Roman" w:cs="Times New Roman"/>
          <w:sz w:val="24"/>
          <w:szCs w:val="24"/>
        </w:rPr>
        <w:t xml:space="preserve"> </w:t>
      </w:r>
      <w:proofErr w:type="gramStart"/>
      <w:r w:rsidRPr="00361FC7">
        <w:rPr>
          <w:rFonts w:ascii="Times New Roman" w:hAnsi="Times New Roman" w:cs="Times New Roman"/>
          <w:sz w:val="24"/>
          <w:szCs w:val="24"/>
        </w:rPr>
        <w:t>0 ]</w:t>
      </w:r>
      <w:proofErr w:type="gramEnd"/>
      <w:r w:rsidRPr="00361FC7">
        <w:rPr>
          <w:rFonts w:ascii="Times New Roman" w:hAnsi="Times New Roman" w:cs="Times New Roman"/>
          <w:sz w:val="24"/>
          <w:szCs w:val="24"/>
        </w:rPr>
        <w:t>; then</w:t>
      </w:r>
    </w:p>
    <w:p w:rsidRPr="00361FC7" w:rsidR="00D74B36" w:rsidP="00D74B36" w:rsidRDefault="00D74B36" w14:paraId="34B848A6"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number is even."</w:t>
      </w:r>
    </w:p>
    <w:p w:rsidRPr="00361FC7" w:rsidR="00D74B36" w:rsidP="00D74B36" w:rsidRDefault="00D74B36" w14:paraId="1CC7C67F"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else</w:t>
      </w:r>
    </w:p>
    <w:p w:rsidRPr="00361FC7" w:rsidR="00D74B36" w:rsidP="00D74B36" w:rsidRDefault="00D74B36" w14:paraId="3716C6D6"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number is odd."</w:t>
      </w:r>
    </w:p>
    <w:p w:rsidR="00D74B36" w:rsidP="00D74B36" w:rsidRDefault="00D74B36" w14:paraId="7FD6CB44"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Fi</w:t>
      </w:r>
    </w:p>
    <w:p w:rsidRPr="00361FC7" w:rsidR="00D74B36" w:rsidP="003F1569" w:rsidRDefault="00D74B36" w14:paraId="6E40F380" w14:textId="77777777">
      <w:pPr>
        <w:pStyle w:val="ListParagraph"/>
        <w:numPr>
          <w:ilvl w:val="0"/>
          <w:numId w:val="79"/>
        </w:numPr>
        <w:rPr>
          <w:rFonts w:ascii="Times New Roman" w:hAnsi="Times New Roman" w:cs="Times New Roman"/>
          <w:b/>
          <w:bCs/>
          <w:sz w:val="24"/>
          <w:szCs w:val="24"/>
        </w:rPr>
      </w:pPr>
      <w:r w:rsidRPr="00361FC7">
        <w:rPr>
          <w:rFonts w:ascii="Times New Roman" w:hAnsi="Times New Roman" w:cs="Times New Roman"/>
          <w:b/>
          <w:bCs/>
          <w:sz w:val="24"/>
          <w:szCs w:val="24"/>
        </w:rPr>
        <w:t>if-</w:t>
      </w:r>
      <w:proofErr w:type="spellStart"/>
      <w:r w:rsidRPr="00361FC7">
        <w:rPr>
          <w:rFonts w:ascii="Times New Roman" w:hAnsi="Times New Roman" w:cs="Times New Roman"/>
          <w:b/>
          <w:bCs/>
          <w:sz w:val="24"/>
          <w:szCs w:val="24"/>
        </w:rPr>
        <w:t>elif</w:t>
      </w:r>
      <w:proofErr w:type="spellEnd"/>
      <w:r w:rsidRPr="00361FC7">
        <w:rPr>
          <w:rFonts w:ascii="Times New Roman" w:hAnsi="Times New Roman" w:cs="Times New Roman"/>
          <w:b/>
          <w:bCs/>
          <w:sz w:val="24"/>
          <w:szCs w:val="24"/>
        </w:rPr>
        <w:t>-else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if-</w:t>
      </w:r>
      <w:proofErr w:type="spellStart"/>
      <w:r w:rsidRPr="00361FC7">
        <w:rPr>
          <w:rFonts w:ascii="Times New Roman" w:hAnsi="Times New Roman" w:cs="Times New Roman"/>
          <w:sz w:val="24"/>
          <w:szCs w:val="24"/>
        </w:rPr>
        <w:t>elif</w:t>
      </w:r>
      <w:proofErr w:type="spellEnd"/>
      <w:r w:rsidRPr="00361FC7">
        <w:rPr>
          <w:rFonts w:ascii="Times New Roman" w:hAnsi="Times New Roman" w:cs="Times New Roman"/>
          <w:sz w:val="24"/>
          <w:szCs w:val="24"/>
        </w:rPr>
        <w:t>-else statement allows you to check multiple conditions</w:t>
      </w:r>
      <w:r>
        <w:rPr>
          <w:rFonts w:ascii="Times New Roman" w:hAnsi="Times New Roman" w:cs="Times New Roman"/>
          <w:sz w:val="24"/>
          <w:szCs w:val="24"/>
        </w:rPr>
        <w:t xml:space="preserve">. Example: </w:t>
      </w:r>
    </w:p>
    <w:p w:rsidRPr="00361FC7" w:rsidR="00D74B36" w:rsidP="00D74B36" w:rsidRDefault="00D74B36" w14:paraId="4CCA62D2" w14:textId="77777777">
      <w:pPr>
        <w:pStyle w:val="ListParagraph"/>
        <w:ind w:left="36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rsidRPr="00361FC7" w:rsidR="00D74B36" w:rsidP="00D74B36" w:rsidRDefault="00D74B36" w14:paraId="0B3DECBB" w14:textId="77777777">
      <w:pPr>
        <w:pStyle w:val="ListParagraph"/>
        <w:ind w:left="360"/>
        <w:rPr>
          <w:rFonts w:ascii="Times New Roman" w:hAnsi="Times New Roman" w:cs="Times New Roman"/>
          <w:sz w:val="24"/>
          <w:szCs w:val="24"/>
        </w:rPr>
      </w:pPr>
    </w:p>
    <w:p w:rsidRPr="00361FC7" w:rsidR="00D74B36" w:rsidP="00D74B36" w:rsidRDefault="00D74B36" w14:paraId="61AF7EA0"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Check the value of a variable</w:t>
      </w:r>
    </w:p>
    <w:p w:rsidRPr="00361FC7" w:rsidR="00D74B36" w:rsidP="00D74B36" w:rsidRDefault="00D74B36" w14:paraId="24999EE9"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value="apple"</w:t>
      </w:r>
    </w:p>
    <w:p w:rsidRPr="00361FC7" w:rsidR="00D74B36" w:rsidP="00D74B36" w:rsidRDefault="00D74B36" w14:paraId="347221DE"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if [ "$value" == "apple</w:t>
      </w:r>
      <w:proofErr w:type="gramStart"/>
      <w:r w:rsidRPr="00361FC7">
        <w:rPr>
          <w:rFonts w:ascii="Times New Roman" w:hAnsi="Times New Roman" w:cs="Times New Roman"/>
          <w:sz w:val="24"/>
          <w:szCs w:val="24"/>
        </w:rPr>
        <w:t>" ]</w:t>
      </w:r>
      <w:proofErr w:type="gramEnd"/>
      <w:r w:rsidRPr="00361FC7">
        <w:rPr>
          <w:rFonts w:ascii="Times New Roman" w:hAnsi="Times New Roman" w:cs="Times New Roman"/>
          <w:sz w:val="24"/>
          <w:szCs w:val="24"/>
        </w:rPr>
        <w:t>; then</w:t>
      </w:r>
    </w:p>
    <w:p w:rsidRPr="00361FC7" w:rsidR="00D74B36" w:rsidP="00D74B36" w:rsidRDefault="00D74B36" w14:paraId="198A1798"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apple."</w:t>
      </w:r>
    </w:p>
    <w:p w:rsidRPr="00361FC7" w:rsidR="00D74B36" w:rsidP="00D74B36" w:rsidRDefault="00D74B36" w14:paraId="61B7E2CE" w14:textId="77777777">
      <w:pPr>
        <w:pStyle w:val="ListParagraph"/>
        <w:ind w:left="360"/>
        <w:rPr>
          <w:rFonts w:ascii="Times New Roman" w:hAnsi="Times New Roman" w:cs="Times New Roman"/>
          <w:sz w:val="24"/>
          <w:szCs w:val="24"/>
        </w:rPr>
      </w:pPr>
      <w:proofErr w:type="spellStart"/>
      <w:r w:rsidRPr="00361FC7">
        <w:rPr>
          <w:rFonts w:ascii="Times New Roman" w:hAnsi="Times New Roman" w:cs="Times New Roman"/>
          <w:sz w:val="24"/>
          <w:szCs w:val="24"/>
        </w:rPr>
        <w:t>elif</w:t>
      </w:r>
      <w:proofErr w:type="spellEnd"/>
      <w:r w:rsidRPr="00361FC7">
        <w:rPr>
          <w:rFonts w:ascii="Times New Roman" w:hAnsi="Times New Roman" w:cs="Times New Roman"/>
          <w:sz w:val="24"/>
          <w:szCs w:val="24"/>
        </w:rPr>
        <w:t xml:space="preserve"> [ "$value" == "banana</w:t>
      </w:r>
      <w:proofErr w:type="gramStart"/>
      <w:r w:rsidRPr="00361FC7">
        <w:rPr>
          <w:rFonts w:ascii="Times New Roman" w:hAnsi="Times New Roman" w:cs="Times New Roman"/>
          <w:sz w:val="24"/>
          <w:szCs w:val="24"/>
        </w:rPr>
        <w:t>" ]</w:t>
      </w:r>
      <w:proofErr w:type="gramEnd"/>
      <w:r w:rsidRPr="00361FC7">
        <w:rPr>
          <w:rFonts w:ascii="Times New Roman" w:hAnsi="Times New Roman" w:cs="Times New Roman"/>
          <w:sz w:val="24"/>
          <w:szCs w:val="24"/>
        </w:rPr>
        <w:t>; then</w:t>
      </w:r>
    </w:p>
    <w:p w:rsidRPr="00361FC7" w:rsidR="00D74B36" w:rsidP="00D74B36" w:rsidRDefault="00D74B36" w14:paraId="6684E8B4"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banana."</w:t>
      </w:r>
    </w:p>
    <w:p w:rsidRPr="00361FC7" w:rsidR="00D74B36" w:rsidP="00D74B36" w:rsidRDefault="00D74B36" w14:paraId="13E02280"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else</w:t>
      </w:r>
    </w:p>
    <w:p w:rsidRPr="00361FC7" w:rsidR="00D74B36" w:rsidP="00D74B36" w:rsidRDefault="00D74B36" w14:paraId="18984B90"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not apple or banana."</w:t>
      </w:r>
    </w:p>
    <w:p w:rsidR="00D74B36" w:rsidP="00D74B36" w:rsidRDefault="00D74B36" w14:paraId="25979C98" w14:textId="77777777">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Fi</w:t>
      </w:r>
    </w:p>
    <w:p w:rsidRPr="00361FC7" w:rsidR="00D74B36" w:rsidP="003F1569" w:rsidRDefault="00D74B36" w14:paraId="445F3F6C" w14:textId="77777777">
      <w:pPr>
        <w:pStyle w:val="ListParagraph"/>
        <w:numPr>
          <w:ilvl w:val="0"/>
          <w:numId w:val="79"/>
        </w:numPr>
        <w:rPr>
          <w:rFonts w:ascii="Times New Roman" w:hAnsi="Times New Roman" w:cs="Times New Roman"/>
          <w:b/>
          <w:bCs/>
          <w:sz w:val="24"/>
          <w:szCs w:val="24"/>
        </w:rPr>
      </w:pPr>
      <w:r w:rsidRPr="00361FC7">
        <w:rPr>
          <w:rFonts w:ascii="Times New Roman" w:hAnsi="Times New Roman" w:cs="Times New Roman"/>
          <w:b/>
          <w:bCs/>
          <w:sz w:val="24"/>
          <w:szCs w:val="24"/>
        </w:rPr>
        <w:t>Numeric Comparison</w:t>
      </w:r>
    </w:p>
    <w:p w:rsidRPr="00361FC7" w:rsidR="00D74B36" w:rsidP="00D74B36" w:rsidRDefault="00D74B36" w14:paraId="1510E1A9" w14:textId="77777777">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eq</w:t>
      </w:r>
      <w:proofErr w:type="spellEnd"/>
      <w:r w:rsidRPr="00361FC7">
        <w:rPr>
          <w:rFonts w:ascii="Times New Roman" w:hAnsi="Times New Roman" w:cs="Times New Roman"/>
          <w:sz w:val="24"/>
          <w:szCs w:val="24"/>
        </w:rPr>
        <w:t>: Equal to</w:t>
      </w:r>
    </w:p>
    <w:p w:rsidRPr="00361FC7" w:rsidR="00D74B36" w:rsidP="00D74B36" w:rsidRDefault="00D74B36" w14:paraId="43ADD88D" w14:textId="77777777">
      <w:pPr>
        <w:spacing w:after="0"/>
        <w:rPr>
          <w:rFonts w:ascii="Times New Roman" w:hAnsi="Times New Roman" w:cs="Times New Roman"/>
          <w:sz w:val="24"/>
          <w:szCs w:val="24"/>
        </w:rPr>
      </w:pPr>
      <w:r w:rsidRPr="00361FC7">
        <w:rPr>
          <w:rFonts w:ascii="Times New Roman" w:hAnsi="Times New Roman" w:cs="Times New Roman"/>
          <w:sz w:val="24"/>
          <w:szCs w:val="24"/>
        </w:rPr>
        <w:t>-ne: Not equal to</w:t>
      </w:r>
    </w:p>
    <w:p w:rsidRPr="00361FC7" w:rsidR="00D74B36" w:rsidP="00D74B36" w:rsidRDefault="00D74B36" w14:paraId="7F596FFC" w14:textId="77777777">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lt</w:t>
      </w:r>
      <w:proofErr w:type="spellEnd"/>
      <w:r w:rsidRPr="00361FC7">
        <w:rPr>
          <w:rFonts w:ascii="Times New Roman" w:hAnsi="Times New Roman" w:cs="Times New Roman"/>
          <w:sz w:val="24"/>
          <w:szCs w:val="24"/>
        </w:rPr>
        <w:t>: Less than</w:t>
      </w:r>
    </w:p>
    <w:p w:rsidRPr="00361FC7" w:rsidR="00D74B36" w:rsidP="00D74B36" w:rsidRDefault="00D74B36" w14:paraId="252A23CA" w14:textId="77777777">
      <w:pPr>
        <w:spacing w:after="0"/>
        <w:rPr>
          <w:rFonts w:ascii="Times New Roman" w:hAnsi="Times New Roman" w:cs="Times New Roman"/>
          <w:sz w:val="24"/>
          <w:szCs w:val="24"/>
        </w:rPr>
      </w:pPr>
      <w:r w:rsidRPr="00361FC7">
        <w:rPr>
          <w:rFonts w:ascii="Times New Roman" w:hAnsi="Times New Roman" w:cs="Times New Roman"/>
          <w:sz w:val="24"/>
          <w:szCs w:val="24"/>
        </w:rPr>
        <w:t>-le: Less than or equal to</w:t>
      </w:r>
    </w:p>
    <w:p w:rsidRPr="00361FC7" w:rsidR="00D74B36" w:rsidP="00D74B36" w:rsidRDefault="00D74B36" w14:paraId="5CABBEFE" w14:textId="77777777">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gt</w:t>
      </w:r>
      <w:proofErr w:type="spellEnd"/>
      <w:r w:rsidRPr="00361FC7">
        <w:rPr>
          <w:rFonts w:ascii="Times New Roman" w:hAnsi="Times New Roman" w:cs="Times New Roman"/>
          <w:sz w:val="24"/>
          <w:szCs w:val="24"/>
        </w:rPr>
        <w:t>: Greater than</w:t>
      </w:r>
    </w:p>
    <w:p w:rsidRPr="00361FC7" w:rsidR="00D74B36" w:rsidP="00D74B36" w:rsidRDefault="00D74B36" w14:paraId="43CB0278" w14:textId="77777777">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ge</w:t>
      </w:r>
      <w:proofErr w:type="spellEnd"/>
      <w:r w:rsidRPr="00361FC7">
        <w:rPr>
          <w:rFonts w:ascii="Times New Roman" w:hAnsi="Times New Roman" w:cs="Times New Roman"/>
          <w:sz w:val="24"/>
          <w:szCs w:val="24"/>
        </w:rPr>
        <w:t>: Greater than or equal to</w:t>
      </w:r>
    </w:p>
    <w:p w:rsidR="00D74B36" w:rsidP="00D74B36" w:rsidRDefault="00D74B36" w14:paraId="5E2A9A85" w14:textId="77777777">
      <w:pPr>
        <w:spacing w:after="0"/>
        <w:rPr>
          <w:rFonts w:ascii="Times New Roman" w:hAnsi="Times New Roman" w:cs="Times New Roman"/>
          <w:sz w:val="24"/>
          <w:szCs w:val="24"/>
        </w:rPr>
      </w:pPr>
    </w:p>
    <w:p w:rsidRPr="00361FC7" w:rsidR="00D74B36" w:rsidP="003F1569" w:rsidRDefault="00D74B36" w14:paraId="2376D3DC" w14:textId="77777777">
      <w:pPr>
        <w:pStyle w:val="ListParagraph"/>
        <w:numPr>
          <w:ilvl w:val="0"/>
          <w:numId w:val="79"/>
        </w:numPr>
        <w:spacing w:after="0"/>
        <w:rPr>
          <w:rFonts w:ascii="Times New Roman" w:hAnsi="Times New Roman" w:cs="Times New Roman"/>
          <w:b/>
          <w:bCs/>
          <w:sz w:val="24"/>
          <w:szCs w:val="24"/>
        </w:rPr>
      </w:pPr>
      <w:r w:rsidRPr="00361FC7">
        <w:rPr>
          <w:rFonts w:ascii="Times New Roman" w:hAnsi="Times New Roman" w:cs="Times New Roman"/>
          <w:b/>
          <w:bCs/>
          <w:sz w:val="24"/>
          <w:szCs w:val="24"/>
        </w:rPr>
        <w:t>case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case statement is used to execute different blocks of code based on the value of a variable.</w:t>
      </w:r>
    </w:p>
    <w:p w:rsidRPr="00361FC7" w:rsidR="00D74B36" w:rsidP="002B03D5" w:rsidRDefault="00D74B36" w14:paraId="20AA55D9" w14:textId="77777777">
      <w:pPr>
        <w:pStyle w:val="ListParagraph"/>
        <w:spacing w:after="100" w:afterAutospacing="1"/>
        <w:ind w:left="36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rsidRPr="00361FC7" w:rsidR="00D74B36" w:rsidP="00D74B36" w:rsidRDefault="00D74B36" w14:paraId="41AC1EC7" w14:textId="77777777">
      <w:pPr>
        <w:pStyle w:val="ListParagraph"/>
        <w:spacing w:after="100" w:afterAutospacing="1"/>
        <w:ind w:left="360"/>
        <w:rPr>
          <w:rFonts w:ascii="Times New Roman" w:hAnsi="Times New Roman" w:cs="Times New Roman"/>
          <w:sz w:val="24"/>
          <w:szCs w:val="24"/>
        </w:rPr>
      </w:pPr>
    </w:p>
    <w:p w:rsidRPr="00361FC7" w:rsidR="00D74B36" w:rsidP="00D74B36" w:rsidRDefault="00D74B36" w14:paraId="032593EF"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Check the value of a variable using case</w:t>
      </w:r>
    </w:p>
    <w:p w:rsidRPr="00361FC7" w:rsidR="00D74B36" w:rsidP="00D74B36" w:rsidRDefault="00D74B36" w14:paraId="53A8F0EB"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fruit="banana"</w:t>
      </w:r>
    </w:p>
    <w:p w:rsidRPr="00361FC7" w:rsidR="00D74B36" w:rsidP="00D74B36" w:rsidRDefault="00D74B36" w14:paraId="132F50F3" w14:textId="77777777">
      <w:pPr>
        <w:pStyle w:val="ListParagraph"/>
        <w:spacing w:after="100" w:afterAutospacing="1"/>
        <w:ind w:left="360"/>
        <w:rPr>
          <w:rFonts w:ascii="Times New Roman" w:hAnsi="Times New Roman" w:cs="Times New Roman"/>
          <w:sz w:val="24"/>
          <w:szCs w:val="24"/>
        </w:rPr>
      </w:pPr>
    </w:p>
    <w:p w:rsidRPr="00361FC7" w:rsidR="00D74B36" w:rsidP="00D74B36" w:rsidRDefault="00D74B36" w14:paraId="19414223"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case $fruit in</w:t>
      </w:r>
    </w:p>
    <w:p w:rsidRPr="00361FC7" w:rsidR="00D74B36" w:rsidP="00D74B36" w:rsidRDefault="00D74B36" w14:paraId="7792F39B"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apple)</w:t>
      </w:r>
    </w:p>
    <w:p w:rsidRPr="00361FC7" w:rsidR="00D74B36" w:rsidP="00D74B36" w:rsidRDefault="00D74B36" w14:paraId="5B9878AB"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apple."</w:t>
      </w:r>
    </w:p>
    <w:p w:rsidRPr="00361FC7" w:rsidR="00D74B36" w:rsidP="00D74B36" w:rsidRDefault="00D74B36" w14:paraId="035A1F9A"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rsidRPr="00361FC7" w:rsidR="00D74B36" w:rsidP="00D74B36" w:rsidRDefault="00D74B36" w14:paraId="337B0481"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banana)</w:t>
      </w:r>
    </w:p>
    <w:p w:rsidRPr="00361FC7" w:rsidR="00D74B36" w:rsidP="00D74B36" w:rsidRDefault="00D74B36" w14:paraId="11688D20"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banana."</w:t>
      </w:r>
    </w:p>
    <w:p w:rsidRPr="00361FC7" w:rsidR="00D74B36" w:rsidP="00D74B36" w:rsidRDefault="00D74B36" w14:paraId="72FACA4E"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rsidRPr="00361FC7" w:rsidR="00D74B36" w:rsidP="00D74B36" w:rsidRDefault="00D74B36" w14:paraId="1A300FB2"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cherry)</w:t>
      </w:r>
    </w:p>
    <w:p w:rsidRPr="00361FC7" w:rsidR="00D74B36" w:rsidP="00D74B36" w:rsidRDefault="00D74B36" w14:paraId="40D6CECB"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cherry."</w:t>
      </w:r>
    </w:p>
    <w:p w:rsidRPr="00361FC7" w:rsidR="00D74B36" w:rsidP="00D74B36" w:rsidRDefault="00D74B36" w14:paraId="0BC82541"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rsidRPr="00361FC7" w:rsidR="00D74B36" w:rsidP="00D74B36" w:rsidRDefault="00D74B36" w14:paraId="1849EA7C"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rsidRPr="00361FC7" w:rsidR="00D74B36" w:rsidP="00D74B36" w:rsidRDefault="00D74B36" w14:paraId="66B54F8A"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"Unknown fruit."</w:t>
      </w:r>
    </w:p>
    <w:p w:rsidRPr="00361FC7" w:rsidR="00D74B36" w:rsidP="00D74B36" w:rsidRDefault="00D74B36" w14:paraId="54B95FB0" w14:textId="77777777">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rsidR="00D74B36" w:rsidP="00D74B36" w:rsidRDefault="00D74B36" w14:paraId="6698B4C2" w14:textId="77777777">
      <w:pPr>
        <w:pStyle w:val="ListParagraph"/>
        <w:spacing w:after="100" w:afterAutospacing="1"/>
        <w:ind w:left="360"/>
        <w:rPr>
          <w:rFonts w:ascii="Times New Roman" w:hAnsi="Times New Roman" w:cs="Times New Roman"/>
          <w:sz w:val="24"/>
          <w:szCs w:val="24"/>
        </w:rPr>
      </w:pPr>
      <w:proofErr w:type="spellStart"/>
      <w:r>
        <w:rPr>
          <w:rFonts w:ascii="Times New Roman" w:hAnsi="Times New Roman" w:cs="Times New Roman"/>
          <w:sz w:val="24"/>
          <w:szCs w:val="24"/>
        </w:rPr>
        <w:t>e</w:t>
      </w:r>
      <w:r w:rsidRPr="00361FC7">
        <w:rPr>
          <w:rFonts w:ascii="Times New Roman" w:hAnsi="Times New Roman" w:cs="Times New Roman"/>
          <w:sz w:val="24"/>
          <w:szCs w:val="24"/>
        </w:rPr>
        <w:t>sac</w:t>
      </w:r>
      <w:proofErr w:type="spellEnd"/>
    </w:p>
    <w:p w:rsidR="00D74B36" w:rsidP="00D74B36" w:rsidRDefault="00D74B36" w14:paraId="0B5B5DCE" w14:textId="77777777">
      <w:pPr>
        <w:pStyle w:val="ListParagraph"/>
        <w:spacing w:after="100" w:afterAutospacing="1"/>
        <w:ind w:left="360"/>
        <w:rPr>
          <w:rFonts w:ascii="Times New Roman" w:hAnsi="Times New Roman" w:cs="Times New Roman"/>
          <w:sz w:val="24"/>
          <w:szCs w:val="24"/>
        </w:rPr>
      </w:pPr>
    </w:p>
    <w:p w:rsidR="00D74B36" w:rsidP="00D74B36" w:rsidRDefault="00D74B36" w14:paraId="4B2A6DD2" w14:textId="77777777">
      <w:pPr>
        <w:pStyle w:val="ListParagraph"/>
        <w:spacing w:after="100" w:afterAutospacing="1"/>
        <w:ind w:left="360"/>
        <w:rPr>
          <w:rFonts w:ascii="Times New Roman" w:hAnsi="Times New Roman" w:cs="Times New Roman"/>
          <w:sz w:val="24"/>
          <w:szCs w:val="24"/>
        </w:rPr>
      </w:pPr>
    </w:p>
    <w:p w:rsidR="00D74B36" w:rsidP="00D74B36" w:rsidRDefault="00D74B36" w14:paraId="35C3DDCB" w14:textId="77777777">
      <w:pPr>
        <w:pStyle w:val="ListParagraph"/>
        <w:spacing w:after="100" w:afterAutospacing="1"/>
        <w:ind w:left="360"/>
        <w:rPr>
          <w:rFonts w:ascii="Times New Roman" w:hAnsi="Times New Roman" w:cs="Times New Roman"/>
          <w:sz w:val="24"/>
          <w:szCs w:val="24"/>
        </w:rPr>
      </w:pPr>
    </w:p>
    <w:p w:rsidRPr="003F1569" w:rsidR="00D74B36" w:rsidP="003F1569" w:rsidRDefault="00D74B36" w14:paraId="362079AE" w14:textId="77777777">
      <w:pPr>
        <w:pStyle w:val="ListParagraph"/>
        <w:numPr>
          <w:ilvl w:val="0"/>
          <w:numId w:val="78"/>
        </w:numPr>
        <w:spacing w:after="100" w:afterAutospacing="1"/>
        <w:rPr>
          <w:rFonts w:ascii="Times New Roman" w:hAnsi="Times New Roman" w:cs="Times New Roman"/>
          <w:b/>
          <w:bCs/>
          <w:sz w:val="24"/>
          <w:szCs w:val="24"/>
        </w:rPr>
      </w:pPr>
      <w:r w:rsidRPr="003F1569">
        <w:rPr>
          <w:rFonts w:ascii="Times New Roman" w:hAnsi="Times New Roman" w:cs="Times New Roman"/>
          <w:b/>
          <w:bCs/>
          <w:sz w:val="24"/>
          <w:szCs w:val="24"/>
        </w:rPr>
        <w:t>Loops</w:t>
      </w:r>
    </w:p>
    <w:p w:rsidR="00D74B36" w:rsidP="00D74B36" w:rsidRDefault="00D74B36" w14:paraId="16E8E640"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Loops in Linux shell scripting are used to execute a block of code repeatedly.</w:t>
      </w:r>
      <w:r w:rsidRPr="00AD7CA1">
        <w:t xml:space="preserve"> </w:t>
      </w:r>
      <w:r w:rsidRPr="00AD7CA1">
        <w:rPr>
          <w:rFonts w:ascii="Times New Roman" w:hAnsi="Times New Roman" w:cs="Times New Roman"/>
          <w:sz w:val="24"/>
          <w:szCs w:val="24"/>
        </w:rPr>
        <w:t>The most common types of loops in shell scripting are for, while, and until.</w:t>
      </w:r>
    </w:p>
    <w:p w:rsidRPr="00AD7CA1" w:rsidR="00D74B36" w:rsidP="003F1569" w:rsidRDefault="00D74B36" w14:paraId="7FD5D726" w14:textId="77777777">
      <w:pPr>
        <w:pStyle w:val="ListParagraph"/>
        <w:numPr>
          <w:ilvl w:val="0"/>
          <w:numId w:val="79"/>
        </w:numPr>
        <w:rPr>
          <w:rFonts w:ascii="Times New Roman" w:hAnsi="Times New Roman" w:cs="Times New Roman"/>
          <w:b/>
          <w:bCs/>
          <w:sz w:val="24"/>
          <w:szCs w:val="24"/>
        </w:rPr>
      </w:pPr>
      <w:r w:rsidRPr="00AD7CA1">
        <w:rPr>
          <w:rFonts w:ascii="Times New Roman" w:hAnsi="Times New Roman" w:cs="Times New Roman"/>
          <w:b/>
          <w:bCs/>
          <w:sz w:val="24"/>
          <w:szCs w:val="24"/>
        </w:rPr>
        <w:t>for Loop</w:t>
      </w:r>
      <w:r>
        <w:rPr>
          <w:rFonts w:ascii="Times New Roman" w:hAnsi="Times New Roman" w:cs="Times New Roman"/>
          <w:b/>
          <w:bCs/>
          <w:sz w:val="24"/>
          <w:szCs w:val="24"/>
        </w:rPr>
        <w:t xml:space="preserve">: </w:t>
      </w:r>
      <w:r w:rsidRPr="00AD7CA1">
        <w:rPr>
          <w:rFonts w:ascii="Times New Roman" w:hAnsi="Times New Roman" w:cs="Times New Roman"/>
          <w:sz w:val="24"/>
          <w:szCs w:val="24"/>
        </w:rPr>
        <w:t>The for loop iterates over a list of items and executes a block of code for each item.</w:t>
      </w:r>
      <w:r>
        <w:rPr>
          <w:rFonts w:ascii="Times New Roman" w:hAnsi="Times New Roman" w:cs="Times New Roman"/>
          <w:sz w:val="24"/>
          <w:szCs w:val="24"/>
        </w:rPr>
        <w:t xml:space="preserve"> </w:t>
      </w:r>
    </w:p>
    <w:p w:rsidRPr="00AD7CA1" w:rsidR="00D74B36" w:rsidP="003F1569" w:rsidRDefault="00D74B36" w14:paraId="49ABCBF5" w14:textId="77777777">
      <w:pPr>
        <w:pStyle w:val="ListParagraph"/>
        <w:numPr>
          <w:ilvl w:val="0"/>
          <w:numId w:val="80"/>
        </w:numPr>
        <w:rPr>
          <w:rFonts w:ascii="Times New Roman" w:hAnsi="Times New Roman" w:cs="Times New Roman"/>
          <w:b/>
          <w:bCs/>
          <w:sz w:val="24"/>
          <w:szCs w:val="24"/>
        </w:rPr>
      </w:pPr>
      <w:r w:rsidRPr="00AD7CA1">
        <w:rPr>
          <w:rFonts w:ascii="Times New Roman" w:hAnsi="Times New Roman" w:cs="Times New Roman"/>
          <w:b/>
          <w:bCs/>
          <w:sz w:val="24"/>
          <w:szCs w:val="24"/>
        </w:rPr>
        <w:t>Example: Iterating Over a List</w:t>
      </w:r>
    </w:p>
    <w:p w:rsidRPr="00AD7CA1" w:rsidR="00D74B36" w:rsidP="00D74B36" w:rsidRDefault="00D74B36" w14:paraId="5EBC5948" w14:textId="77777777">
      <w:pPr>
        <w:pStyle w:val="ListParagraph"/>
        <w:ind w:left="36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rsidRPr="00AD7CA1" w:rsidR="00D74B36" w:rsidP="00D74B36" w:rsidRDefault="00D74B36" w14:paraId="7ABA12D8" w14:textId="77777777">
      <w:pPr>
        <w:pStyle w:val="ListParagraph"/>
        <w:ind w:left="360"/>
        <w:rPr>
          <w:rFonts w:ascii="Times New Roman" w:hAnsi="Times New Roman" w:cs="Times New Roman"/>
          <w:sz w:val="24"/>
          <w:szCs w:val="24"/>
        </w:rPr>
      </w:pPr>
    </w:p>
    <w:p w:rsidRPr="00AD7CA1" w:rsidR="00D74B36" w:rsidP="00D74B36" w:rsidRDefault="00D74B36" w14:paraId="4F71D3B1" w14:textId="77777777">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 Iterate over a list of names</w:t>
      </w:r>
    </w:p>
    <w:p w:rsidRPr="00AD7CA1" w:rsidR="00D74B36" w:rsidP="00D74B36" w:rsidRDefault="00D74B36" w14:paraId="5CD30471" w14:textId="77777777">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for name in Alice Bob Charlie; do</w:t>
      </w:r>
    </w:p>
    <w:p w:rsidRPr="00AD7CA1" w:rsidR="00D74B36" w:rsidP="00D74B36" w:rsidRDefault="00D74B36" w14:paraId="265E4668" w14:textId="77777777">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 xml:space="preserve">    echo "Hello, $name!"</w:t>
      </w:r>
    </w:p>
    <w:p w:rsidRPr="00AD7CA1" w:rsidR="00D74B36" w:rsidP="00D74B36" w:rsidRDefault="00D74B36" w14:paraId="09BFD814" w14:textId="77777777">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done</w:t>
      </w:r>
    </w:p>
    <w:p w:rsidRPr="00AD7CA1" w:rsidR="00D74B36" w:rsidP="002B03D5" w:rsidRDefault="00D74B36" w14:paraId="1FD13802" w14:textId="77777777">
      <w:pPr>
        <w:pStyle w:val="ListParagraph"/>
        <w:numPr>
          <w:ilvl w:val="0"/>
          <w:numId w:val="80"/>
        </w:numPr>
        <w:spacing w:after="100" w:afterAutospacing="1"/>
        <w:rPr>
          <w:rFonts w:ascii="Times New Roman" w:hAnsi="Times New Roman" w:cs="Times New Roman"/>
          <w:b/>
          <w:bCs/>
          <w:sz w:val="24"/>
          <w:szCs w:val="24"/>
        </w:rPr>
      </w:pPr>
      <w:r w:rsidRPr="00AD7CA1">
        <w:rPr>
          <w:rFonts w:ascii="Times New Roman" w:hAnsi="Times New Roman" w:cs="Times New Roman"/>
          <w:b/>
          <w:bCs/>
          <w:sz w:val="24"/>
          <w:szCs w:val="24"/>
        </w:rPr>
        <w:t>Example: Iterating Over a Range</w:t>
      </w:r>
    </w:p>
    <w:p w:rsidRPr="00AD7CA1" w:rsidR="00D74B36" w:rsidP="00D74B36" w:rsidRDefault="00D74B36" w14:paraId="385E55CE" w14:textId="77777777">
      <w:pPr>
        <w:pStyle w:val="ListParagraph"/>
        <w:spacing w:after="100" w:afterAutospacing="1"/>
        <w:ind w:left="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rsidRPr="00AD7CA1" w:rsidR="00D74B36" w:rsidP="00D74B36" w:rsidRDefault="00D74B36" w14:paraId="160E98B4" w14:textId="77777777">
      <w:pPr>
        <w:pStyle w:val="ListParagraph"/>
        <w:spacing w:after="100" w:afterAutospacing="1"/>
        <w:ind w:left="0"/>
        <w:rPr>
          <w:rFonts w:ascii="Times New Roman" w:hAnsi="Times New Roman" w:cs="Times New Roman"/>
          <w:sz w:val="24"/>
          <w:szCs w:val="24"/>
        </w:rPr>
      </w:pPr>
    </w:p>
    <w:p w:rsidRPr="00AD7CA1" w:rsidR="00D74B36" w:rsidP="00D74B36" w:rsidRDefault="00D74B36" w14:paraId="4904F533" w14:textId="77777777">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Iterate over a range of numbers</w:t>
      </w:r>
    </w:p>
    <w:p w:rsidRPr="00AD7CA1" w:rsidR="00D74B36" w:rsidP="00D74B36" w:rsidRDefault="00D74B36" w14:paraId="5E3F8E20" w14:textId="77777777">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xml:space="preserve">for </w:t>
      </w:r>
      <w:proofErr w:type="spellStart"/>
      <w:r w:rsidRPr="00AD7CA1">
        <w:rPr>
          <w:rFonts w:ascii="Times New Roman" w:hAnsi="Times New Roman" w:cs="Times New Roman"/>
          <w:sz w:val="24"/>
          <w:szCs w:val="24"/>
        </w:rPr>
        <w:t>i</w:t>
      </w:r>
      <w:proofErr w:type="spellEnd"/>
      <w:r w:rsidRPr="00AD7CA1">
        <w:rPr>
          <w:rFonts w:ascii="Times New Roman" w:hAnsi="Times New Roman" w:cs="Times New Roman"/>
          <w:sz w:val="24"/>
          <w:szCs w:val="24"/>
        </w:rPr>
        <w:t xml:space="preserve"> in {</w:t>
      </w:r>
      <w:proofErr w:type="gramStart"/>
      <w:r w:rsidRPr="00AD7CA1">
        <w:rPr>
          <w:rFonts w:ascii="Times New Roman" w:hAnsi="Times New Roman" w:cs="Times New Roman"/>
          <w:sz w:val="24"/>
          <w:szCs w:val="24"/>
        </w:rPr>
        <w:t>1..</w:t>
      </w:r>
      <w:proofErr w:type="gramEnd"/>
      <w:r w:rsidRPr="00AD7CA1">
        <w:rPr>
          <w:rFonts w:ascii="Times New Roman" w:hAnsi="Times New Roman" w:cs="Times New Roman"/>
          <w:sz w:val="24"/>
          <w:szCs w:val="24"/>
        </w:rPr>
        <w:t>5}; do</w:t>
      </w:r>
    </w:p>
    <w:p w:rsidRPr="00AD7CA1" w:rsidR="00D74B36" w:rsidP="00D74B36" w:rsidRDefault="00D74B36" w14:paraId="473C5158" w14:textId="77777777">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xml:space="preserve">    echo "Number: $</w:t>
      </w:r>
      <w:proofErr w:type="spellStart"/>
      <w:r w:rsidRPr="00AD7CA1">
        <w:rPr>
          <w:rFonts w:ascii="Times New Roman" w:hAnsi="Times New Roman" w:cs="Times New Roman"/>
          <w:sz w:val="24"/>
          <w:szCs w:val="24"/>
        </w:rPr>
        <w:t>i</w:t>
      </w:r>
      <w:proofErr w:type="spellEnd"/>
      <w:r w:rsidRPr="00AD7CA1">
        <w:rPr>
          <w:rFonts w:ascii="Times New Roman" w:hAnsi="Times New Roman" w:cs="Times New Roman"/>
          <w:sz w:val="24"/>
          <w:szCs w:val="24"/>
        </w:rPr>
        <w:t>"</w:t>
      </w:r>
    </w:p>
    <w:p w:rsidR="00D74B36" w:rsidP="00D74B36" w:rsidRDefault="00D74B36" w14:paraId="70097023" w14:textId="77777777">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done</w:t>
      </w:r>
    </w:p>
    <w:p w:rsidR="00D74B36" w:rsidP="00D74B36" w:rsidRDefault="00D74B36" w14:paraId="351FE062" w14:textId="77777777">
      <w:pPr>
        <w:pStyle w:val="ListParagraph"/>
        <w:spacing w:after="100" w:afterAutospacing="1"/>
        <w:ind w:left="0"/>
        <w:rPr>
          <w:rFonts w:ascii="Times New Roman" w:hAnsi="Times New Roman" w:cs="Times New Roman"/>
          <w:sz w:val="24"/>
          <w:szCs w:val="24"/>
        </w:rPr>
      </w:pPr>
    </w:p>
    <w:p w:rsidRPr="00AD7CA1" w:rsidR="00D74B36" w:rsidP="003F1569" w:rsidRDefault="00D74B36" w14:paraId="22EFD836" w14:textId="623B32DF">
      <w:pPr>
        <w:pStyle w:val="ListParagraph"/>
        <w:numPr>
          <w:ilvl w:val="0"/>
          <w:numId w:val="79"/>
        </w:numPr>
        <w:spacing w:after="100" w:afterAutospacing="1"/>
        <w:rPr>
          <w:rFonts w:ascii="Times New Roman" w:hAnsi="Times New Roman" w:cs="Times New Roman"/>
          <w:b/>
          <w:bCs/>
          <w:sz w:val="24"/>
          <w:szCs w:val="24"/>
        </w:rPr>
      </w:pPr>
      <w:r w:rsidRPr="00AD7CA1">
        <w:rPr>
          <w:rFonts w:ascii="Times New Roman" w:hAnsi="Times New Roman" w:cs="Times New Roman"/>
          <w:b/>
          <w:bCs/>
          <w:sz w:val="24"/>
          <w:szCs w:val="24"/>
        </w:rPr>
        <w:t>While loop</w:t>
      </w:r>
      <w:r>
        <w:rPr>
          <w:rFonts w:ascii="Times New Roman" w:hAnsi="Times New Roman" w:cs="Times New Roman"/>
          <w:sz w:val="24"/>
          <w:szCs w:val="24"/>
        </w:rPr>
        <w:t xml:space="preserve">: </w:t>
      </w:r>
      <w:r w:rsidRPr="00AD7CA1">
        <w:rPr>
          <w:rFonts w:ascii="Times New Roman" w:hAnsi="Times New Roman" w:cs="Times New Roman"/>
          <w:sz w:val="24"/>
          <w:szCs w:val="24"/>
        </w:rPr>
        <w:t xml:space="preserve">The while loop executes a block of code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a specified condition is true.</w:t>
      </w:r>
      <w:r w:rsidR="008C1736">
        <w:rPr>
          <w:rFonts w:ascii="Times New Roman" w:hAnsi="Times New Roman" w:cs="Times New Roman"/>
          <w:sz w:val="24"/>
          <w:szCs w:val="24"/>
        </w:rPr>
        <w:t xml:space="preserve"> IFS (</w:t>
      </w:r>
      <w:r w:rsidR="00D303BF">
        <w:rPr>
          <w:rFonts w:ascii="Times New Roman" w:hAnsi="Times New Roman" w:cs="Times New Roman"/>
          <w:sz w:val="24"/>
          <w:szCs w:val="24"/>
        </w:rPr>
        <w:t>Internal field separator</w:t>
      </w:r>
      <w:r w:rsidR="008C1736">
        <w:rPr>
          <w:rFonts w:ascii="Times New Roman" w:hAnsi="Times New Roman" w:cs="Times New Roman"/>
          <w:sz w:val="24"/>
          <w:szCs w:val="24"/>
        </w:rPr>
        <w:t>)</w:t>
      </w:r>
      <w:r w:rsidR="00D303BF">
        <w:rPr>
          <w:rFonts w:ascii="Times New Roman" w:hAnsi="Times New Roman" w:cs="Times New Roman"/>
          <w:sz w:val="24"/>
          <w:szCs w:val="24"/>
        </w:rPr>
        <w:t xml:space="preserve"> is used to separate </w:t>
      </w:r>
      <w:r w:rsidR="00B40606">
        <w:rPr>
          <w:rFonts w:ascii="Times New Roman" w:hAnsi="Times New Roman" w:cs="Times New Roman"/>
          <w:sz w:val="24"/>
          <w:szCs w:val="24"/>
        </w:rPr>
        <w:t>files.</w:t>
      </w:r>
      <w:r>
        <w:rPr>
          <w:rFonts w:ascii="Times New Roman" w:hAnsi="Times New Roman" w:cs="Times New Roman"/>
          <w:sz w:val="24"/>
          <w:szCs w:val="24"/>
        </w:rPr>
        <w:t xml:space="preserve"> </w:t>
      </w:r>
      <w:r w:rsidRPr="00AD7CA1">
        <w:rPr>
          <w:rFonts w:ascii="Times New Roman" w:hAnsi="Times New Roman" w:cs="Times New Roman"/>
          <w:sz w:val="24"/>
          <w:szCs w:val="24"/>
        </w:rPr>
        <w:t>Example: Simple while Loop</w:t>
      </w:r>
    </w:p>
    <w:p w:rsidRPr="00AD7CA1" w:rsidR="00D74B36" w:rsidP="00D74B36" w:rsidRDefault="00D74B36" w14:paraId="66464377" w14:textId="77777777">
      <w:pPr>
        <w:pStyle w:val="ListParagraph"/>
        <w:spacing w:after="100" w:afterAutospacing="1"/>
        <w:ind w:left="36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rsidRPr="00AD7CA1" w:rsidR="00D74B36" w:rsidP="00D74B36" w:rsidRDefault="00D74B36" w14:paraId="309720BF" w14:textId="77777777">
      <w:pPr>
        <w:pStyle w:val="ListParagraph"/>
        <w:spacing w:after="100" w:afterAutospacing="1"/>
        <w:ind w:left="360"/>
        <w:rPr>
          <w:rFonts w:ascii="Times New Roman" w:hAnsi="Times New Roman" w:cs="Times New Roman"/>
          <w:sz w:val="24"/>
          <w:szCs w:val="24"/>
        </w:rPr>
      </w:pPr>
    </w:p>
    <w:p w:rsidRPr="00AD7CA1" w:rsidR="00D74B36" w:rsidP="00D74B36" w:rsidRDefault="00D74B36" w14:paraId="30D0042C"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Initialize a counter</w:t>
      </w:r>
    </w:p>
    <w:p w:rsidRPr="00AD7CA1" w:rsidR="00D74B36" w:rsidP="00D74B36" w:rsidRDefault="00D74B36" w14:paraId="373CDC15"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counter=1</w:t>
      </w:r>
    </w:p>
    <w:p w:rsidRPr="00AD7CA1" w:rsidR="00D74B36" w:rsidP="00D74B36" w:rsidRDefault="00D74B36" w14:paraId="34D3F223" w14:textId="77777777">
      <w:pPr>
        <w:pStyle w:val="ListParagraph"/>
        <w:spacing w:after="100" w:afterAutospacing="1"/>
        <w:ind w:left="360"/>
        <w:rPr>
          <w:rFonts w:ascii="Times New Roman" w:hAnsi="Times New Roman" w:cs="Times New Roman"/>
          <w:sz w:val="24"/>
          <w:szCs w:val="24"/>
        </w:rPr>
      </w:pPr>
    </w:p>
    <w:p w:rsidRPr="00AD7CA1" w:rsidR="00D74B36" w:rsidP="00D74B36" w:rsidRDefault="00D74B36" w14:paraId="41FD00C1"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Execute the loop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the counter is less than or equal to 5</w:t>
      </w:r>
    </w:p>
    <w:p w:rsidR="006A53F0" w:rsidP="006A53F0" w:rsidRDefault="00D74B36" w14:paraId="5B75BE4B"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while [ $counter -le </w:t>
      </w:r>
      <w:proofErr w:type="gramStart"/>
      <w:r w:rsidRPr="00AD7CA1">
        <w:rPr>
          <w:rFonts w:ascii="Times New Roman" w:hAnsi="Times New Roman" w:cs="Times New Roman"/>
          <w:sz w:val="24"/>
          <w:szCs w:val="24"/>
        </w:rPr>
        <w:t>5 ]</w:t>
      </w:r>
      <w:proofErr w:type="gramEnd"/>
      <w:r w:rsidRPr="00AD7CA1">
        <w:rPr>
          <w:rFonts w:ascii="Times New Roman" w:hAnsi="Times New Roman" w:cs="Times New Roman"/>
          <w:sz w:val="24"/>
          <w:szCs w:val="24"/>
        </w:rPr>
        <w:t xml:space="preserve">; </w:t>
      </w:r>
    </w:p>
    <w:p w:rsidRPr="00AD7CA1" w:rsidR="00D74B36" w:rsidP="006A53F0" w:rsidRDefault="00D74B36" w14:paraId="2212D65D" w14:textId="5AA0875C">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w:t>
      </w:r>
    </w:p>
    <w:p w:rsidRPr="00AD7CA1" w:rsidR="00D74B36" w:rsidP="00D74B36" w:rsidRDefault="00D74B36" w14:paraId="47B676FD"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echo "Counter: $counter"</w:t>
      </w:r>
    </w:p>
    <w:p w:rsidRPr="00AD7CA1" w:rsidR="00D74B36" w:rsidP="00D74B36" w:rsidRDefault="00D74B36" w14:paraId="3DFFB382"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((counter++))</w:t>
      </w:r>
    </w:p>
    <w:p w:rsidR="00D74B36" w:rsidP="00D74B36" w:rsidRDefault="00D74B36" w14:paraId="159655C6"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done</w:t>
      </w:r>
    </w:p>
    <w:p w:rsidR="00D74B36" w:rsidP="00D74B36" w:rsidRDefault="00D74B36" w14:paraId="436554B6" w14:textId="77777777">
      <w:pPr>
        <w:pStyle w:val="ListParagraph"/>
        <w:spacing w:after="100" w:afterAutospacing="1"/>
        <w:ind w:left="360"/>
        <w:rPr>
          <w:rFonts w:ascii="Times New Roman" w:hAnsi="Times New Roman" w:cs="Times New Roman"/>
          <w:sz w:val="24"/>
          <w:szCs w:val="24"/>
        </w:rPr>
      </w:pPr>
    </w:p>
    <w:p w:rsidRPr="00AD7CA1" w:rsidR="00D74B36" w:rsidP="003F1569" w:rsidRDefault="00D74B36" w14:paraId="216FA468" w14:textId="77777777">
      <w:pPr>
        <w:pStyle w:val="ListParagraph"/>
        <w:numPr>
          <w:ilvl w:val="0"/>
          <w:numId w:val="79"/>
        </w:numPr>
        <w:spacing w:after="100" w:afterAutospacing="1"/>
        <w:rPr>
          <w:rFonts w:ascii="Times New Roman" w:hAnsi="Times New Roman" w:cs="Times New Roman"/>
          <w:sz w:val="24"/>
          <w:szCs w:val="24"/>
        </w:rPr>
      </w:pPr>
      <w:r w:rsidRPr="00AD7CA1">
        <w:rPr>
          <w:rFonts w:ascii="Times New Roman" w:hAnsi="Times New Roman" w:cs="Times New Roman"/>
          <w:b/>
          <w:bCs/>
          <w:sz w:val="24"/>
          <w:szCs w:val="24"/>
        </w:rPr>
        <w:t>until Loop:</w:t>
      </w:r>
      <w:r>
        <w:rPr>
          <w:rFonts w:ascii="Times New Roman" w:hAnsi="Times New Roman" w:cs="Times New Roman"/>
          <w:sz w:val="24"/>
          <w:szCs w:val="24"/>
        </w:rPr>
        <w:t xml:space="preserve"> </w:t>
      </w:r>
      <w:r w:rsidRPr="00AD7CA1">
        <w:rPr>
          <w:rFonts w:ascii="Times New Roman" w:hAnsi="Times New Roman" w:cs="Times New Roman"/>
          <w:sz w:val="24"/>
          <w:szCs w:val="24"/>
        </w:rPr>
        <w:t xml:space="preserve">The until loop executes a block of code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a specified condition is false.</w:t>
      </w:r>
      <w:r>
        <w:rPr>
          <w:rFonts w:ascii="Times New Roman" w:hAnsi="Times New Roman" w:cs="Times New Roman"/>
          <w:sz w:val="24"/>
          <w:szCs w:val="24"/>
        </w:rPr>
        <w:t xml:space="preserve"> </w:t>
      </w:r>
      <w:r w:rsidRPr="00AD7CA1">
        <w:rPr>
          <w:rFonts w:ascii="Times New Roman" w:hAnsi="Times New Roman" w:cs="Times New Roman"/>
          <w:sz w:val="24"/>
          <w:szCs w:val="24"/>
        </w:rPr>
        <w:t>Example: Simple until Loop</w:t>
      </w:r>
    </w:p>
    <w:p w:rsidRPr="00AD7CA1" w:rsidR="00D74B36" w:rsidP="00D74B36" w:rsidRDefault="00D74B36" w14:paraId="5302FEE6" w14:textId="77777777">
      <w:pPr>
        <w:pStyle w:val="ListParagraph"/>
        <w:spacing w:after="100" w:afterAutospacing="1"/>
        <w:ind w:left="36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rsidRPr="00AD7CA1" w:rsidR="00D74B36" w:rsidP="00D74B36" w:rsidRDefault="00D74B36" w14:paraId="34F9A495" w14:textId="77777777">
      <w:pPr>
        <w:pStyle w:val="ListParagraph"/>
        <w:spacing w:after="100" w:afterAutospacing="1"/>
        <w:ind w:left="360"/>
        <w:rPr>
          <w:rFonts w:ascii="Times New Roman" w:hAnsi="Times New Roman" w:cs="Times New Roman"/>
          <w:sz w:val="24"/>
          <w:szCs w:val="24"/>
        </w:rPr>
      </w:pPr>
    </w:p>
    <w:p w:rsidRPr="00AD7CA1" w:rsidR="00D74B36" w:rsidP="00D74B36" w:rsidRDefault="00D74B36" w14:paraId="682BB89A"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Initialize a counter</w:t>
      </w:r>
    </w:p>
    <w:p w:rsidRPr="00AD7CA1" w:rsidR="00D74B36" w:rsidP="00D74B36" w:rsidRDefault="00D74B36" w14:paraId="7055C8EE"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counter=1</w:t>
      </w:r>
    </w:p>
    <w:p w:rsidRPr="00AD7CA1" w:rsidR="00D74B36" w:rsidP="00D74B36" w:rsidRDefault="00D74B36" w14:paraId="260A3C43" w14:textId="77777777">
      <w:pPr>
        <w:pStyle w:val="ListParagraph"/>
        <w:spacing w:after="100" w:afterAutospacing="1"/>
        <w:ind w:left="360"/>
        <w:rPr>
          <w:rFonts w:ascii="Times New Roman" w:hAnsi="Times New Roman" w:cs="Times New Roman"/>
          <w:sz w:val="24"/>
          <w:szCs w:val="24"/>
        </w:rPr>
      </w:pPr>
    </w:p>
    <w:p w:rsidRPr="00AD7CA1" w:rsidR="00D74B36" w:rsidP="00D74B36" w:rsidRDefault="00D74B36" w14:paraId="71B69C18"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Execute the loop until the counter is greater than 5</w:t>
      </w:r>
    </w:p>
    <w:p w:rsidR="00C31E7D" w:rsidP="00D74B36" w:rsidRDefault="00D74B36" w14:paraId="4769D260" w14:textId="77777777">
      <w:pPr>
        <w:pStyle w:val="ListParagraph"/>
        <w:spacing w:after="100" w:afterAutospacing="1"/>
        <w:ind w:left="360"/>
        <w:rPr>
          <w:ins w:author="K, Rithick Joshua (Contractor)" w:date="2025-04-10T13:12:00Z" w16du:dateUtc="2025-04-10T07:42:00Z" w:id="17"/>
          <w:rFonts w:ascii="Times New Roman" w:hAnsi="Times New Roman" w:cs="Times New Roman"/>
          <w:sz w:val="24"/>
          <w:szCs w:val="24"/>
        </w:rPr>
      </w:pPr>
      <w:r w:rsidRPr="00AD7CA1">
        <w:rPr>
          <w:rFonts w:ascii="Times New Roman" w:hAnsi="Times New Roman" w:cs="Times New Roman"/>
          <w:sz w:val="24"/>
          <w:szCs w:val="24"/>
        </w:rPr>
        <w:t>until [ $counter -</w:t>
      </w:r>
      <w:proofErr w:type="spellStart"/>
      <w:r w:rsidRPr="00AD7CA1">
        <w:rPr>
          <w:rFonts w:ascii="Times New Roman" w:hAnsi="Times New Roman" w:cs="Times New Roman"/>
          <w:sz w:val="24"/>
          <w:szCs w:val="24"/>
        </w:rPr>
        <w:t>gt</w:t>
      </w:r>
      <w:proofErr w:type="spellEnd"/>
      <w:r w:rsidRPr="00AD7CA1">
        <w:rPr>
          <w:rFonts w:ascii="Times New Roman" w:hAnsi="Times New Roman" w:cs="Times New Roman"/>
          <w:sz w:val="24"/>
          <w:szCs w:val="24"/>
        </w:rPr>
        <w:t xml:space="preserve"> </w:t>
      </w:r>
      <w:proofErr w:type="gramStart"/>
      <w:r w:rsidRPr="00AD7CA1">
        <w:rPr>
          <w:rFonts w:ascii="Times New Roman" w:hAnsi="Times New Roman" w:cs="Times New Roman"/>
          <w:sz w:val="24"/>
          <w:szCs w:val="24"/>
        </w:rPr>
        <w:t>5 ]</w:t>
      </w:r>
      <w:proofErr w:type="gramEnd"/>
      <w:del w:author="K, Rithick Joshua (Contractor)" w:date="2025-04-10T13:12:00Z" w16du:dateUtc="2025-04-10T07:42:00Z" w:id="18">
        <w:r w:rsidRPr="00AD7CA1" w:rsidDel="00C31E7D">
          <w:rPr>
            <w:rFonts w:ascii="Times New Roman" w:hAnsi="Times New Roman" w:cs="Times New Roman"/>
            <w:sz w:val="24"/>
            <w:szCs w:val="24"/>
          </w:rPr>
          <w:delText xml:space="preserve">; </w:delText>
        </w:r>
      </w:del>
    </w:p>
    <w:p w:rsidRPr="00AD7CA1" w:rsidR="00D74B36" w:rsidP="00D74B36" w:rsidRDefault="00D74B36" w14:paraId="058F490C" w14:textId="64631001">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w:t>
      </w:r>
    </w:p>
    <w:p w:rsidRPr="00AD7CA1" w:rsidR="00D74B36" w:rsidP="00D74B36" w:rsidRDefault="00D74B36" w14:paraId="64F1FC71"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echo "Counter: $counter"</w:t>
      </w:r>
    </w:p>
    <w:p w:rsidRPr="00AD7CA1" w:rsidR="00D74B36" w:rsidP="00D74B36" w:rsidRDefault="00D74B36" w14:paraId="326E65E6"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((counter++))</w:t>
      </w:r>
    </w:p>
    <w:p w:rsidRPr="00AD7CA1" w:rsidR="00D74B36" w:rsidP="00D74B36" w:rsidRDefault="00D74B36" w14:paraId="50480324" w14:textId="77777777">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done</w:t>
      </w:r>
    </w:p>
    <w:p w:rsidR="00D74B36" w:rsidP="00D74B36" w:rsidRDefault="00D74B36" w14:paraId="75AD6D11" w14:textId="77777777">
      <w:pPr>
        <w:pStyle w:val="ListParagraph"/>
        <w:spacing w:after="100" w:afterAutospacing="1"/>
        <w:ind w:left="360"/>
        <w:rPr>
          <w:rFonts w:ascii="Times New Roman" w:hAnsi="Times New Roman" w:cs="Times New Roman"/>
          <w:b/>
          <w:bCs/>
          <w:sz w:val="24"/>
          <w:szCs w:val="24"/>
        </w:rPr>
      </w:pPr>
    </w:p>
    <w:p w:rsidRPr="00024D51" w:rsidR="00D74B36" w:rsidP="003F1569" w:rsidRDefault="00D74B36" w14:paraId="193E2215" w14:textId="77777777">
      <w:pPr>
        <w:pStyle w:val="ListParagraph"/>
        <w:numPr>
          <w:ilvl w:val="0"/>
          <w:numId w:val="79"/>
        </w:numPr>
        <w:spacing w:after="100" w:afterAutospacing="1"/>
        <w:rPr>
          <w:rFonts w:ascii="Times New Roman" w:hAnsi="Times New Roman" w:cs="Times New Roman"/>
          <w:b/>
          <w:bCs/>
          <w:sz w:val="24"/>
          <w:szCs w:val="24"/>
        </w:rPr>
      </w:pPr>
      <w:r w:rsidRPr="00024D51">
        <w:rPr>
          <w:rFonts w:ascii="Times New Roman" w:hAnsi="Times New Roman" w:cs="Times New Roman"/>
          <w:b/>
          <w:bCs/>
          <w:sz w:val="24"/>
          <w:szCs w:val="24"/>
        </w:rPr>
        <w:t>break Statement</w:t>
      </w:r>
      <w:r>
        <w:rPr>
          <w:rFonts w:ascii="Times New Roman" w:hAnsi="Times New Roman" w:cs="Times New Roman"/>
          <w:b/>
          <w:bCs/>
          <w:sz w:val="24"/>
          <w:szCs w:val="24"/>
        </w:rPr>
        <w:t xml:space="preserve">: </w:t>
      </w:r>
      <w:r w:rsidRPr="00024D51">
        <w:rPr>
          <w:rFonts w:ascii="Times New Roman" w:hAnsi="Times New Roman" w:cs="Times New Roman"/>
          <w:sz w:val="24"/>
          <w:szCs w:val="24"/>
        </w:rPr>
        <w:t>The break statement terminates the loop prematurely.</w:t>
      </w:r>
      <w:r>
        <w:rPr>
          <w:rFonts w:ascii="Times New Roman" w:hAnsi="Times New Roman" w:cs="Times New Roman"/>
          <w:sz w:val="24"/>
          <w:szCs w:val="24"/>
        </w:rPr>
        <w:t xml:space="preserve"> Example: </w:t>
      </w:r>
    </w:p>
    <w:p w:rsidRPr="00024D51" w:rsidR="00D74B36" w:rsidP="00D74B36" w:rsidRDefault="00D74B36" w14:paraId="7FAE51AC" w14:textId="77777777">
      <w:pPr>
        <w:pStyle w:val="ListParagraph"/>
        <w:spacing w:after="100" w:afterAutospacing="1"/>
        <w:ind w:left="360"/>
        <w:rPr>
          <w:rFonts w:ascii="Times New Roman" w:hAnsi="Times New Roman" w:cs="Times New Roman"/>
          <w:sz w:val="24"/>
          <w:szCs w:val="24"/>
        </w:rPr>
      </w:pPr>
      <w:proofErr w:type="gramStart"/>
      <w:r w:rsidRPr="00024D51">
        <w:rPr>
          <w:rFonts w:ascii="Times New Roman" w:hAnsi="Times New Roman" w:cs="Times New Roman"/>
          <w:sz w:val="24"/>
          <w:szCs w:val="24"/>
        </w:rPr>
        <w:t>#!/</w:t>
      </w:r>
      <w:proofErr w:type="gramEnd"/>
      <w:r w:rsidRPr="00024D51">
        <w:rPr>
          <w:rFonts w:ascii="Times New Roman" w:hAnsi="Times New Roman" w:cs="Times New Roman"/>
          <w:sz w:val="24"/>
          <w:szCs w:val="24"/>
        </w:rPr>
        <w:t>bin/bash</w:t>
      </w:r>
    </w:p>
    <w:p w:rsidRPr="00024D51" w:rsidR="00D74B36" w:rsidP="00D74B36" w:rsidRDefault="00D74B36" w14:paraId="5D802FB7" w14:textId="77777777">
      <w:pPr>
        <w:pStyle w:val="ListParagraph"/>
        <w:spacing w:after="100" w:afterAutospacing="1"/>
        <w:ind w:left="360"/>
        <w:rPr>
          <w:rFonts w:ascii="Times New Roman" w:hAnsi="Times New Roman" w:cs="Times New Roman"/>
          <w:sz w:val="24"/>
          <w:szCs w:val="24"/>
        </w:rPr>
      </w:pPr>
    </w:p>
    <w:p w:rsidRPr="00024D51" w:rsidR="00D74B36" w:rsidP="00D74B36" w:rsidRDefault="00D74B36" w14:paraId="19B35F9E"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Iterate over a range of numbers</w:t>
      </w:r>
    </w:p>
    <w:p w:rsidRPr="00024D51" w:rsidR="00D74B36" w:rsidP="00D74B36" w:rsidRDefault="00D74B36" w14:paraId="1167E59A"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for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in {</w:t>
      </w:r>
      <w:proofErr w:type="gramStart"/>
      <w:r w:rsidRPr="00024D51">
        <w:rPr>
          <w:rFonts w:ascii="Times New Roman" w:hAnsi="Times New Roman" w:cs="Times New Roman"/>
          <w:sz w:val="24"/>
          <w:szCs w:val="24"/>
        </w:rPr>
        <w:t>1..</w:t>
      </w:r>
      <w:proofErr w:type="gramEnd"/>
      <w:r w:rsidRPr="00024D51">
        <w:rPr>
          <w:rFonts w:ascii="Times New Roman" w:hAnsi="Times New Roman" w:cs="Times New Roman"/>
          <w:sz w:val="24"/>
          <w:szCs w:val="24"/>
        </w:rPr>
        <w:t>10}; do</w:t>
      </w:r>
    </w:p>
    <w:p w:rsidRPr="00024D51" w:rsidR="00D74B36" w:rsidP="00D74B36" w:rsidRDefault="00D74B36" w14:paraId="59DFF712"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if [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w:t>
      </w:r>
      <w:proofErr w:type="spellStart"/>
      <w:r w:rsidRPr="00024D51">
        <w:rPr>
          <w:rFonts w:ascii="Times New Roman" w:hAnsi="Times New Roman" w:cs="Times New Roman"/>
          <w:sz w:val="24"/>
          <w:szCs w:val="24"/>
        </w:rPr>
        <w:t>eq</w:t>
      </w:r>
      <w:proofErr w:type="spellEnd"/>
      <w:r w:rsidRPr="00024D51">
        <w:rPr>
          <w:rFonts w:ascii="Times New Roman" w:hAnsi="Times New Roman" w:cs="Times New Roman"/>
          <w:sz w:val="24"/>
          <w:szCs w:val="24"/>
        </w:rPr>
        <w:t xml:space="preserve"> </w:t>
      </w:r>
      <w:proofErr w:type="gramStart"/>
      <w:r w:rsidRPr="00024D51">
        <w:rPr>
          <w:rFonts w:ascii="Times New Roman" w:hAnsi="Times New Roman" w:cs="Times New Roman"/>
          <w:sz w:val="24"/>
          <w:szCs w:val="24"/>
        </w:rPr>
        <w:t>5 ]</w:t>
      </w:r>
      <w:proofErr w:type="gramEnd"/>
      <w:r w:rsidRPr="00024D51">
        <w:rPr>
          <w:rFonts w:ascii="Times New Roman" w:hAnsi="Times New Roman" w:cs="Times New Roman"/>
          <w:sz w:val="24"/>
          <w:szCs w:val="24"/>
        </w:rPr>
        <w:t>; then</w:t>
      </w:r>
    </w:p>
    <w:p w:rsidRPr="00024D51" w:rsidR="00D74B36" w:rsidP="00D74B36" w:rsidRDefault="00D74B36" w14:paraId="00165B3D"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break</w:t>
      </w:r>
    </w:p>
    <w:p w:rsidRPr="00024D51" w:rsidR="00D74B36" w:rsidP="00D74B36" w:rsidRDefault="00D74B36" w14:paraId="74B6E3A3"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fi</w:t>
      </w:r>
    </w:p>
    <w:p w:rsidRPr="00024D51" w:rsidR="00D74B36" w:rsidP="00D74B36" w:rsidRDefault="00D74B36" w14:paraId="2747D210"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echo "Number: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w:t>
      </w:r>
    </w:p>
    <w:p w:rsidR="00D74B36" w:rsidP="00D74B36" w:rsidRDefault="00D74B36" w14:paraId="09527C05"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done</w:t>
      </w:r>
    </w:p>
    <w:p w:rsidR="00D74B36" w:rsidP="00D74B36" w:rsidRDefault="00D74B36" w14:paraId="3C6C74E1" w14:textId="77777777">
      <w:pPr>
        <w:pStyle w:val="ListParagraph"/>
        <w:spacing w:after="100" w:afterAutospacing="1"/>
        <w:ind w:left="360"/>
        <w:rPr>
          <w:rFonts w:ascii="Times New Roman" w:hAnsi="Times New Roman" w:cs="Times New Roman"/>
          <w:sz w:val="24"/>
          <w:szCs w:val="24"/>
        </w:rPr>
      </w:pPr>
    </w:p>
    <w:p w:rsidR="00D74B36" w:rsidP="003F1569" w:rsidRDefault="00D74B36" w14:paraId="27CCA3E5" w14:textId="77777777">
      <w:pPr>
        <w:pStyle w:val="ListParagraph"/>
        <w:numPr>
          <w:ilvl w:val="0"/>
          <w:numId w:val="79"/>
        </w:numPr>
        <w:spacing w:after="100" w:afterAutospacing="1"/>
        <w:rPr>
          <w:rFonts w:ascii="Times New Roman" w:hAnsi="Times New Roman" w:cs="Times New Roman"/>
          <w:sz w:val="24"/>
          <w:szCs w:val="24"/>
        </w:rPr>
      </w:pPr>
      <w:r w:rsidRPr="00024D51">
        <w:rPr>
          <w:rFonts w:ascii="Times New Roman" w:hAnsi="Times New Roman" w:cs="Times New Roman"/>
          <w:b/>
          <w:bCs/>
          <w:sz w:val="24"/>
          <w:szCs w:val="24"/>
        </w:rPr>
        <w:t>Continue</w:t>
      </w:r>
      <w:r>
        <w:rPr>
          <w:rFonts w:ascii="Times New Roman" w:hAnsi="Times New Roman" w:cs="Times New Roman"/>
          <w:sz w:val="24"/>
          <w:szCs w:val="24"/>
        </w:rPr>
        <w:t xml:space="preserve">: </w:t>
      </w:r>
      <w:r w:rsidRPr="00024D51">
        <w:rPr>
          <w:rFonts w:ascii="Times New Roman" w:hAnsi="Times New Roman" w:cs="Times New Roman"/>
          <w:sz w:val="24"/>
          <w:szCs w:val="24"/>
        </w:rPr>
        <w:t>The continue statement skips the current iteration of the loop and proceeds to the next iteration.</w:t>
      </w:r>
      <w:r>
        <w:rPr>
          <w:rFonts w:ascii="Times New Roman" w:hAnsi="Times New Roman" w:cs="Times New Roman"/>
          <w:sz w:val="24"/>
          <w:szCs w:val="24"/>
        </w:rPr>
        <w:t xml:space="preserve"> Example:</w:t>
      </w:r>
    </w:p>
    <w:p w:rsidRPr="00024D51" w:rsidR="00D74B36" w:rsidP="00D74B36" w:rsidRDefault="00D74B36" w14:paraId="70B85EF5" w14:textId="77777777">
      <w:pPr>
        <w:pStyle w:val="ListParagraph"/>
        <w:spacing w:after="100" w:afterAutospacing="1"/>
        <w:ind w:left="360"/>
        <w:rPr>
          <w:rFonts w:ascii="Times New Roman" w:hAnsi="Times New Roman" w:cs="Times New Roman"/>
          <w:sz w:val="24"/>
          <w:szCs w:val="24"/>
        </w:rPr>
      </w:pPr>
      <w:proofErr w:type="gramStart"/>
      <w:r w:rsidRPr="00024D51">
        <w:rPr>
          <w:rFonts w:ascii="Times New Roman" w:hAnsi="Times New Roman" w:cs="Times New Roman"/>
          <w:sz w:val="24"/>
          <w:szCs w:val="24"/>
        </w:rPr>
        <w:t>#!/</w:t>
      </w:r>
      <w:proofErr w:type="gramEnd"/>
      <w:r w:rsidRPr="00024D51">
        <w:rPr>
          <w:rFonts w:ascii="Times New Roman" w:hAnsi="Times New Roman" w:cs="Times New Roman"/>
          <w:sz w:val="24"/>
          <w:szCs w:val="24"/>
        </w:rPr>
        <w:t>bin/bash</w:t>
      </w:r>
    </w:p>
    <w:p w:rsidRPr="00024D51" w:rsidR="00D74B36" w:rsidP="00D74B36" w:rsidRDefault="00D74B36" w14:paraId="6C1FC3E1" w14:textId="77777777">
      <w:pPr>
        <w:pStyle w:val="ListParagraph"/>
        <w:spacing w:after="100" w:afterAutospacing="1"/>
        <w:ind w:left="360"/>
        <w:rPr>
          <w:rFonts w:ascii="Times New Roman" w:hAnsi="Times New Roman" w:cs="Times New Roman"/>
          <w:sz w:val="24"/>
          <w:szCs w:val="24"/>
        </w:rPr>
      </w:pPr>
    </w:p>
    <w:p w:rsidRPr="00024D51" w:rsidR="00D74B36" w:rsidP="00D74B36" w:rsidRDefault="00D74B36" w14:paraId="19AA77B7"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Iterate over a range of numbers</w:t>
      </w:r>
    </w:p>
    <w:p w:rsidRPr="00024D51" w:rsidR="00D74B36" w:rsidP="00D74B36" w:rsidRDefault="00D74B36" w14:paraId="3BBF6D64"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for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in {</w:t>
      </w:r>
      <w:proofErr w:type="gramStart"/>
      <w:r w:rsidRPr="00024D51">
        <w:rPr>
          <w:rFonts w:ascii="Times New Roman" w:hAnsi="Times New Roman" w:cs="Times New Roman"/>
          <w:sz w:val="24"/>
          <w:szCs w:val="24"/>
        </w:rPr>
        <w:t>1..</w:t>
      </w:r>
      <w:proofErr w:type="gramEnd"/>
      <w:r w:rsidRPr="00024D51">
        <w:rPr>
          <w:rFonts w:ascii="Times New Roman" w:hAnsi="Times New Roman" w:cs="Times New Roman"/>
          <w:sz w:val="24"/>
          <w:szCs w:val="24"/>
        </w:rPr>
        <w:t>10}; do</w:t>
      </w:r>
    </w:p>
    <w:p w:rsidRPr="00024D51" w:rsidR="00D74B36" w:rsidP="00D74B36" w:rsidRDefault="00D74B36" w14:paraId="39D45ADD"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if [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w:t>
      </w:r>
      <w:proofErr w:type="spellStart"/>
      <w:r w:rsidRPr="00024D51">
        <w:rPr>
          <w:rFonts w:ascii="Times New Roman" w:hAnsi="Times New Roman" w:cs="Times New Roman"/>
          <w:sz w:val="24"/>
          <w:szCs w:val="24"/>
        </w:rPr>
        <w:t>eq</w:t>
      </w:r>
      <w:proofErr w:type="spellEnd"/>
      <w:r w:rsidRPr="00024D51">
        <w:rPr>
          <w:rFonts w:ascii="Times New Roman" w:hAnsi="Times New Roman" w:cs="Times New Roman"/>
          <w:sz w:val="24"/>
          <w:szCs w:val="24"/>
        </w:rPr>
        <w:t xml:space="preserve"> </w:t>
      </w:r>
      <w:proofErr w:type="gramStart"/>
      <w:r w:rsidRPr="00024D51">
        <w:rPr>
          <w:rFonts w:ascii="Times New Roman" w:hAnsi="Times New Roman" w:cs="Times New Roman"/>
          <w:sz w:val="24"/>
          <w:szCs w:val="24"/>
        </w:rPr>
        <w:t>5 ]</w:t>
      </w:r>
      <w:proofErr w:type="gramEnd"/>
      <w:r w:rsidRPr="00024D51">
        <w:rPr>
          <w:rFonts w:ascii="Times New Roman" w:hAnsi="Times New Roman" w:cs="Times New Roman"/>
          <w:sz w:val="24"/>
          <w:szCs w:val="24"/>
        </w:rPr>
        <w:t>; then</w:t>
      </w:r>
    </w:p>
    <w:p w:rsidRPr="00024D51" w:rsidR="00D74B36" w:rsidP="00D74B36" w:rsidRDefault="00D74B36" w14:paraId="22AE9958"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continue</w:t>
      </w:r>
    </w:p>
    <w:p w:rsidRPr="00024D51" w:rsidR="00D74B36" w:rsidP="00D74B36" w:rsidRDefault="00D74B36" w14:paraId="1F3D7C45"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fi</w:t>
      </w:r>
    </w:p>
    <w:p w:rsidRPr="00024D51" w:rsidR="00D74B36" w:rsidP="00D74B36" w:rsidRDefault="00D74B36" w14:paraId="14D5187E"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echo "Number: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w:t>
      </w:r>
    </w:p>
    <w:p w:rsidRPr="00024D51" w:rsidR="00D74B36" w:rsidP="00D74B36" w:rsidRDefault="00D74B36" w14:paraId="4E1960CE" w14:textId="77777777">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done</w:t>
      </w:r>
    </w:p>
    <w:p w:rsidR="00D74B36" w:rsidP="00D74B36" w:rsidRDefault="00D74B36" w14:paraId="3EA3A02B" w14:textId="77777777">
      <w:pPr>
        <w:pStyle w:val="ListParagraph"/>
        <w:spacing w:after="100" w:afterAutospacing="1"/>
        <w:ind w:left="360"/>
        <w:rPr>
          <w:rFonts w:ascii="Times New Roman" w:hAnsi="Times New Roman" w:cs="Times New Roman"/>
          <w:b/>
          <w:bCs/>
          <w:sz w:val="24"/>
          <w:szCs w:val="24"/>
        </w:rPr>
      </w:pPr>
    </w:p>
    <w:p w:rsidR="00D74B36" w:rsidP="003F1569" w:rsidRDefault="00D74B36" w14:paraId="26446997" w14:textId="77777777">
      <w:pPr>
        <w:pStyle w:val="ListParagraph"/>
        <w:numPr>
          <w:ilvl w:val="0"/>
          <w:numId w:val="78"/>
        </w:numPr>
        <w:spacing w:after="100" w:afterAutospacing="1"/>
        <w:rPr>
          <w:rFonts w:ascii="Times New Roman" w:hAnsi="Times New Roman" w:cs="Times New Roman"/>
          <w:b/>
          <w:bCs/>
          <w:sz w:val="24"/>
          <w:szCs w:val="24"/>
        </w:rPr>
      </w:pPr>
      <w:r w:rsidRPr="006E5193">
        <w:rPr>
          <w:rFonts w:ascii="Times New Roman" w:hAnsi="Times New Roman" w:cs="Times New Roman"/>
          <w:b/>
          <w:bCs/>
          <w:sz w:val="24"/>
          <w:szCs w:val="24"/>
        </w:rPr>
        <w:t>Function</w:t>
      </w:r>
    </w:p>
    <w:p w:rsidR="00D74B36" w:rsidP="00D74B36" w:rsidRDefault="00D74B36" w14:paraId="299382C6"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Functions in Linux shell scripting allow you to encapsulate code into reusable blocks. They help in organizing code, avoiding redundancy, and improving readability. You can define a function, call it multiple times within a script, and even pass arguments to it.</w:t>
      </w:r>
    </w:p>
    <w:p w:rsidRPr="006E5193" w:rsidR="00D74B36" w:rsidP="003F1569" w:rsidRDefault="00D74B36" w14:paraId="1B0CB342" w14:textId="77777777">
      <w:pPr>
        <w:pStyle w:val="ListParagraph"/>
        <w:numPr>
          <w:ilvl w:val="0"/>
          <w:numId w:val="79"/>
        </w:numPr>
        <w:spacing w:after="100" w:afterAutospacing="1"/>
        <w:rPr>
          <w:rFonts w:ascii="Times New Roman" w:hAnsi="Times New Roman" w:cs="Times New Roman"/>
          <w:b/>
          <w:bCs/>
          <w:sz w:val="24"/>
          <w:szCs w:val="24"/>
        </w:rPr>
      </w:pPr>
      <w:r w:rsidRPr="006E5193">
        <w:rPr>
          <w:rFonts w:ascii="Times New Roman" w:hAnsi="Times New Roman" w:cs="Times New Roman"/>
          <w:b/>
          <w:bCs/>
          <w:sz w:val="24"/>
          <w:szCs w:val="24"/>
        </w:rPr>
        <w:t xml:space="preserve">Defining and Calling Functions: </w:t>
      </w:r>
    </w:p>
    <w:p w:rsidRPr="006E5193" w:rsidR="00D74B36" w:rsidP="00D74B36" w:rsidRDefault="00D74B36" w14:paraId="5145AFD6" w14:textId="77777777">
      <w:pPr>
        <w:pStyle w:val="ListParagraph"/>
        <w:spacing w:after="100" w:afterAutospacing="1"/>
        <w:ind w:left="360"/>
        <w:rPr>
          <w:rFonts w:ascii="Times New Roman" w:hAnsi="Times New Roman" w:cs="Times New Roman"/>
          <w:sz w:val="24"/>
          <w:szCs w:val="24"/>
        </w:rPr>
      </w:pPr>
      <w:proofErr w:type="gramStart"/>
      <w:r w:rsidRPr="006E5193">
        <w:rPr>
          <w:rFonts w:ascii="Times New Roman" w:hAnsi="Times New Roman" w:cs="Times New Roman"/>
          <w:sz w:val="24"/>
          <w:szCs w:val="24"/>
        </w:rPr>
        <w:t>#!/</w:t>
      </w:r>
      <w:proofErr w:type="gramEnd"/>
      <w:r w:rsidRPr="006E5193">
        <w:rPr>
          <w:rFonts w:ascii="Times New Roman" w:hAnsi="Times New Roman" w:cs="Times New Roman"/>
          <w:sz w:val="24"/>
          <w:szCs w:val="24"/>
        </w:rPr>
        <w:t>bin/bash</w:t>
      </w:r>
    </w:p>
    <w:p w:rsidRPr="006E5193" w:rsidR="00D74B36" w:rsidP="00D74B36" w:rsidRDefault="00D74B36" w14:paraId="79777BCE" w14:textId="77777777">
      <w:pPr>
        <w:pStyle w:val="ListParagraph"/>
        <w:spacing w:after="100" w:afterAutospacing="1"/>
        <w:ind w:left="360"/>
        <w:rPr>
          <w:rFonts w:ascii="Times New Roman" w:hAnsi="Times New Roman" w:cs="Times New Roman"/>
          <w:sz w:val="24"/>
          <w:szCs w:val="24"/>
        </w:rPr>
      </w:pPr>
    </w:p>
    <w:p w:rsidRPr="006E5193" w:rsidR="00D74B36" w:rsidP="00D74B36" w:rsidRDefault="00D74B36" w14:paraId="77D59095"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Define a function</w:t>
      </w:r>
    </w:p>
    <w:p w:rsidRPr="006E5193" w:rsidR="00D74B36" w:rsidP="00D74B36" w:rsidRDefault="00D74B36" w14:paraId="5718A2FB" w14:textId="77777777">
      <w:pPr>
        <w:pStyle w:val="ListParagraph"/>
        <w:spacing w:after="100" w:afterAutospacing="1"/>
        <w:ind w:left="360"/>
        <w:rPr>
          <w:rFonts w:ascii="Times New Roman" w:hAnsi="Times New Roman" w:cs="Times New Roman"/>
          <w:sz w:val="24"/>
          <w:szCs w:val="24"/>
        </w:rPr>
      </w:pPr>
      <w:proofErr w:type="gramStart"/>
      <w:r w:rsidRPr="006E5193">
        <w:rPr>
          <w:rFonts w:ascii="Times New Roman" w:hAnsi="Times New Roman" w:cs="Times New Roman"/>
          <w:sz w:val="24"/>
          <w:szCs w:val="24"/>
        </w:rPr>
        <w:t>greet(</w:t>
      </w:r>
      <w:proofErr w:type="gramEnd"/>
      <w:r w:rsidRPr="006E5193">
        <w:rPr>
          <w:rFonts w:ascii="Times New Roman" w:hAnsi="Times New Roman" w:cs="Times New Roman"/>
          <w:sz w:val="24"/>
          <w:szCs w:val="24"/>
        </w:rPr>
        <w:t>) {</w:t>
      </w:r>
    </w:p>
    <w:p w:rsidRPr="006E5193" w:rsidR="00D74B36" w:rsidP="00D74B36" w:rsidRDefault="00D74B36" w14:paraId="673164F4"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xml:space="preserve">    echo "Hello, World!"</w:t>
      </w:r>
    </w:p>
    <w:p w:rsidRPr="006E5193" w:rsidR="00D74B36" w:rsidP="00D74B36" w:rsidRDefault="00D74B36" w14:paraId="6CFAC273"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w:t>
      </w:r>
    </w:p>
    <w:p w:rsidRPr="006E5193" w:rsidR="00D74B36" w:rsidP="00D74B36" w:rsidRDefault="00D74B36" w14:paraId="6B029F80" w14:textId="77777777">
      <w:pPr>
        <w:pStyle w:val="ListParagraph"/>
        <w:spacing w:after="100" w:afterAutospacing="1"/>
        <w:ind w:left="360"/>
        <w:rPr>
          <w:rFonts w:ascii="Times New Roman" w:hAnsi="Times New Roman" w:cs="Times New Roman"/>
          <w:sz w:val="24"/>
          <w:szCs w:val="24"/>
        </w:rPr>
      </w:pPr>
    </w:p>
    <w:p w:rsidRPr="006E5193" w:rsidR="00D74B36" w:rsidP="00D74B36" w:rsidRDefault="00D74B36" w14:paraId="5EADD6BA"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Call the function</w:t>
      </w:r>
    </w:p>
    <w:p w:rsidR="00D74B36" w:rsidP="00D74B36" w:rsidRDefault="00D74B36" w14:paraId="4E1386B2"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Greet</w:t>
      </w:r>
    </w:p>
    <w:p w:rsidR="00D74B36" w:rsidP="00D74B36" w:rsidRDefault="00D74B36" w14:paraId="5E232E6F" w14:textId="77777777">
      <w:pPr>
        <w:pStyle w:val="ListParagraph"/>
        <w:spacing w:after="100" w:afterAutospacing="1"/>
        <w:ind w:left="360"/>
        <w:rPr>
          <w:rFonts w:ascii="Times New Roman" w:hAnsi="Times New Roman" w:cs="Times New Roman"/>
          <w:sz w:val="24"/>
          <w:szCs w:val="24"/>
        </w:rPr>
      </w:pPr>
    </w:p>
    <w:p w:rsidRPr="006E5193" w:rsidR="00D74B36" w:rsidP="003F1569" w:rsidRDefault="00D74B36" w14:paraId="06B93504" w14:textId="77777777">
      <w:pPr>
        <w:pStyle w:val="ListParagraph"/>
        <w:numPr>
          <w:ilvl w:val="0"/>
          <w:numId w:val="79"/>
        </w:numPr>
        <w:rPr>
          <w:rFonts w:ascii="Times New Roman" w:hAnsi="Times New Roman" w:cs="Times New Roman"/>
          <w:b/>
          <w:bCs/>
          <w:sz w:val="24"/>
          <w:szCs w:val="24"/>
        </w:rPr>
      </w:pPr>
      <w:r w:rsidRPr="006E5193">
        <w:rPr>
          <w:rFonts w:ascii="Times New Roman" w:hAnsi="Times New Roman" w:cs="Times New Roman"/>
          <w:b/>
          <w:bCs/>
          <w:sz w:val="24"/>
          <w:szCs w:val="24"/>
        </w:rPr>
        <w:t>Functions with Arguments</w:t>
      </w:r>
      <w:r>
        <w:rPr>
          <w:rFonts w:ascii="Times New Roman" w:hAnsi="Times New Roman" w:cs="Times New Roman"/>
          <w:b/>
          <w:bCs/>
          <w:sz w:val="24"/>
          <w:szCs w:val="24"/>
        </w:rPr>
        <w:t xml:space="preserve">: </w:t>
      </w:r>
      <w:r w:rsidRPr="006E5193">
        <w:rPr>
          <w:rFonts w:ascii="Times New Roman" w:hAnsi="Times New Roman" w:cs="Times New Roman"/>
          <w:sz w:val="24"/>
          <w:szCs w:val="24"/>
        </w:rPr>
        <w:t>You can pass arguments to functions and access them using $1, $2, etc., where $1 is the first argument, $2 is the second argument, and so on.</w:t>
      </w:r>
    </w:p>
    <w:p w:rsidR="00D74B36" w:rsidP="00385660" w:rsidRDefault="00D74B36" w14:paraId="0A338205"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Example</w:t>
      </w:r>
    </w:p>
    <w:p w:rsidRPr="006E5193" w:rsidR="00D74B36" w:rsidP="00D74B36" w:rsidRDefault="00D74B36" w14:paraId="750FA9B1" w14:textId="77777777">
      <w:pPr>
        <w:pStyle w:val="ListParagraph"/>
        <w:spacing w:after="100" w:afterAutospacing="1"/>
        <w:ind w:left="360"/>
        <w:rPr>
          <w:rFonts w:ascii="Times New Roman" w:hAnsi="Times New Roman" w:cs="Times New Roman"/>
          <w:sz w:val="24"/>
          <w:szCs w:val="24"/>
        </w:rPr>
      </w:pPr>
      <w:proofErr w:type="gramStart"/>
      <w:r w:rsidRPr="006E5193">
        <w:rPr>
          <w:rFonts w:ascii="Times New Roman" w:hAnsi="Times New Roman" w:cs="Times New Roman"/>
          <w:sz w:val="24"/>
          <w:szCs w:val="24"/>
        </w:rPr>
        <w:t>#!/</w:t>
      </w:r>
      <w:proofErr w:type="gramEnd"/>
      <w:r w:rsidRPr="006E5193">
        <w:rPr>
          <w:rFonts w:ascii="Times New Roman" w:hAnsi="Times New Roman" w:cs="Times New Roman"/>
          <w:sz w:val="24"/>
          <w:szCs w:val="24"/>
        </w:rPr>
        <w:t>bin/bash</w:t>
      </w:r>
    </w:p>
    <w:p w:rsidRPr="006E5193" w:rsidR="00D74B36" w:rsidP="00D74B36" w:rsidRDefault="00D74B36" w14:paraId="74EDEE1F" w14:textId="77777777">
      <w:pPr>
        <w:pStyle w:val="ListParagraph"/>
        <w:spacing w:after="100" w:afterAutospacing="1"/>
        <w:ind w:left="360"/>
        <w:rPr>
          <w:rFonts w:ascii="Times New Roman" w:hAnsi="Times New Roman" w:cs="Times New Roman"/>
          <w:sz w:val="24"/>
          <w:szCs w:val="24"/>
        </w:rPr>
      </w:pPr>
    </w:p>
    <w:p w:rsidRPr="006E5193" w:rsidR="00D74B36" w:rsidP="00D74B36" w:rsidRDefault="00D74B36" w14:paraId="66D52128"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Define a function with arguments</w:t>
      </w:r>
    </w:p>
    <w:p w:rsidRPr="006E5193" w:rsidR="00D74B36" w:rsidP="00D74B36" w:rsidRDefault="00D74B36" w14:paraId="1965EC27" w14:textId="77777777">
      <w:pPr>
        <w:pStyle w:val="ListParagraph"/>
        <w:spacing w:after="100" w:afterAutospacing="1"/>
        <w:ind w:left="360"/>
        <w:rPr>
          <w:rFonts w:ascii="Times New Roman" w:hAnsi="Times New Roman" w:cs="Times New Roman"/>
          <w:sz w:val="24"/>
          <w:szCs w:val="24"/>
        </w:rPr>
      </w:pPr>
      <w:proofErr w:type="gramStart"/>
      <w:r w:rsidRPr="006E5193">
        <w:rPr>
          <w:rFonts w:ascii="Times New Roman" w:hAnsi="Times New Roman" w:cs="Times New Roman"/>
          <w:sz w:val="24"/>
          <w:szCs w:val="24"/>
        </w:rPr>
        <w:t>greet(</w:t>
      </w:r>
      <w:proofErr w:type="gramEnd"/>
      <w:r w:rsidRPr="006E5193">
        <w:rPr>
          <w:rFonts w:ascii="Times New Roman" w:hAnsi="Times New Roman" w:cs="Times New Roman"/>
          <w:sz w:val="24"/>
          <w:szCs w:val="24"/>
        </w:rPr>
        <w:t>) {</w:t>
      </w:r>
    </w:p>
    <w:p w:rsidRPr="006E5193" w:rsidR="00D74B36" w:rsidP="00D74B36" w:rsidRDefault="00D74B36" w14:paraId="762147DE"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xml:space="preserve">    local name=$1</w:t>
      </w:r>
    </w:p>
    <w:p w:rsidRPr="006E5193" w:rsidR="00D74B36" w:rsidP="00D74B36" w:rsidRDefault="00D74B36" w14:paraId="75CEF639"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xml:space="preserve">    echo "Hello, $name!"</w:t>
      </w:r>
    </w:p>
    <w:p w:rsidRPr="006E5193" w:rsidR="00D74B36" w:rsidP="00D74B36" w:rsidRDefault="00D74B36" w14:paraId="1FC8DC2C"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w:t>
      </w:r>
    </w:p>
    <w:p w:rsidRPr="006E5193" w:rsidR="00D74B36" w:rsidP="00D74B36" w:rsidRDefault="00D74B36" w14:paraId="77B35A60" w14:textId="77777777">
      <w:pPr>
        <w:pStyle w:val="ListParagraph"/>
        <w:spacing w:after="100" w:afterAutospacing="1"/>
        <w:ind w:left="360"/>
        <w:rPr>
          <w:rFonts w:ascii="Times New Roman" w:hAnsi="Times New Roman" w:cs="Times New Roman"/>
          <w:sz w:val="24"/>
          <w:szCs w:val="24"/>
        </w:rPr>
      </w:pPr>
    </w:p>
    <w:p w:rsidRPr="006E5193" w:rsidR="00D74B36" w:rsidP="00D74B36" w:rsidRDefault="00D74B36" w14:paraId="369EFF46"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 Call the function with an argument</w:t>
      </w:r>
    </w:p>
    <w:p w:rsidRPr="006E5193" w:rsidR="00D74B36" w:rsidP="00D74B36" w:rsidRDefault="00D74B36" w14:paraId="0CB3F793" w14:textId="77777777">
      <w:pPr>
        <w:pStyle w:val="ListParagraph"/>
        <w:spacing w:after="100" w:afterAutospacing="1"/>
        <w:ind w:left="360"/>
        <w:rPr>
          <w:rFonts w:ascii="Times New Roman" w:hAnsi="Times New Roman" w:cs="Times New Roman"/>
          <w:sz w:val="24"/>
          <w:szCs w:val="24"/>
        </w:rPr>
      </w:pPr>
      <w:r w:rsidRPr="006E5193">
        <w:rPr>
          <w:rFonts w:ascii="Times New Roman" w:hAnsi="Times New Roman" w:cs="Times New Roman"/>
          <w:sz w:val="24"/>
          <w:szCs w:val="24"/>
        </w:rPr>
        <w:t>greet "Alice"</w:t>
      </w:r>
    </w:p>
    <w:p w:rsidR="00D74B36" w:rsidP="00BB4775" w:rsidRDefault="00D74B36" w14:paraId="74F9B975" w14:textId="77777777">
      <w:pPr>
        <w:pStyle w:val="NormalWeb"/>
        <w:shd w:val="clear" w:color="auto" w:fill="FFFFFF"/>
        <w:spacing w:before="0" w:beforeAutospacing="0" w:after="0" w:afterAutospacing="0"/>
        <w:textAlignment w:val="baseline"/>
        <w:rPr>
          <w:color w:val="273239"/>
          <w:spacing w:val="2"/>
        </w:rPr>
      </w:pPr>
    </w:p>
    <w:p w:rsidR="003E510C" w:rsidP="00BB4775" w:rsidRDefault="003E510C" w14:paraId="14DE4891" w14:textId="77777777">
      <w:pPr>
        <w:pStyle w:val="NormalWeb"/>
        <w:shd w:val="clear" w:color="auto" w:fill="FFFFFF"/>
        <w:spacing w:before="0" w:beforeAutospacing="0" w:after="0" w:afterAutospacing="0"/>
        <w:textAlignment w:val="baseline"/>
        <w:rPr>
          <w:color w:val="273239"/>
          <w:spacing w:val="2"/>
        </w:rPr>
      </w:pPr>
    </w:p>
    <w:p w:rsidRPr="00603255" w:rsidR="003E510C" w:rsidP="00B46FBE" w:rsidRDefault="00B46FBE" w14:paraId="4985BD1B" w14:textId="7D3B396B">
      <w:pPr>
        <w:pStyle w:val="NormalWeb"/>
        <w:numPr>
          <w:ilvl w:val="0"/>
          <w:numId w:val="78"/>
        </w:numPr>
        <w:shd w:val="clear" w:color="auto" w:fill="FFFFFF"/>
        <w:spacing w:before="0" w:beforeAutospacing="0" w:after="0" w:afterAutospacing="0"/>
        <w:textAlignment w:val="baseline"/>
        <w:rPr>
          <w:b/>
          <w:bCs/>
          <w:color w:val="273239"/>
          <w:spacing w:val="2"/>
        </w:rPr>
      </w:pPr>
      <w:r w:rsidRPr="00603255">
        <w:rPr>
          <w:b/>
          <w:bCs/>
          <w:color w:val="273239"/>
          <w:spacing w:val="2"/>
        </w:rPr>
        <w:t>Creating accounts and username</w:t>
      </w:r>
    </w:p>
    <w:p w:rsidR="00603255" w:rsidP="00603255" w:rsidRDefault="00603255" w14:paraId="049742E6" w14:textId="77777777">
      <w:pPr>
        <w:pStyle w:val="NormalWeb"/>
        <w:shd w:val="clear" w:color="auto" w:fill="FFFFFF"/>
        <w:spacing w:before="0" w:beforeAutospacing="0" w:after="0" w:afterAutospacing="0"/>
        <w:ind w:left="360"/>
        <w:textAlignment w:val="baseline"/>
        <w:rPr>
          <w:color w:val="273239"/>
          <w:spacing w:val="2"/>
        </w:rPr>
      </w:pPr>
    </w:p>
    <w:p w:rsidR="00603255" w:rsidP="00603255" w:rsidRDefault="00603255" w14:paraId="015A06B6" w14:textId="50C9A3F4">
      <w:pPr>
        <w:pStyle w:val="NormalWeb"/>
        <w:shd w:val="clear" w:color="auto" w:fill="FFFFFF"/>
        <w:spacing w:before="0" w:beforeAutospacing="0" w:after="0" w:afterAutospacing="0"/>
        <w:textAlignment w:val="baseline"/>
        <w:rPr>
          <w:color w:val="273239"/>
          <w:spacing w:val="2"/>
        </w:rPr>
      </w:pPr>
      <w:r w:rsidRPr="00603255">
        <w:rPr>
          <w:color w:val="273239"/>
          <w:spacing w:val="2"/>
        </w:rPr>
        <w:t>Creating user accounts in Linux is a fundamental task for system administrators</w:t>
      </w:r>
      <w:r>
        <w:rPr>
          <w:color w:val="273239"/>
          <w:spacing w:val="2"/>
        </w:rPr>
        <w:t xml:space="preserve">. </w:t>
      </w:r>
      <w:r w:rsidRPr="00603255">
        <w:rPr>
          <w:color w:val="273239"/>
          <w:spacing w:val="2"/>
        </w:rPr>
        <w:t>The </w:t>
      </w:r>
      <w:proofErr w:type="spellStart"/>
      <w:r w:rsidRPr="00603255">
        <w:rPr>
          <w:color w:val="273239"/>
          <w:spacing w:val="2"/>
        </w:rPr>
        <w:t>useradd</w:t>
      </w:r>
      <w:proofErr w:type="spellEnd"/>
      <w:r w:rsidRPr="00603255">
        <w:rPr>
          <w:color w:val="273239"/>
          <w:spacing w:val="2"/>
        </w:rPr>
        <w:t> command is a powerful tool for this purpose.</w:t>
      </w:r>
    </w:p>
    <w:p w:rsidR="0056364E" w:rsidP="00603255" w:rsidRDefault="0056364E" w14:paraId="2E5C8918" w14:textId="43224FFC">
      <w:pPr>
        <w:pStyle w:val="NormalWeb"/>
        <w:shd w:val="clear" w:color="auto" w:fill="FFFFFF"/>
        <w:spacing w:before="0" w:beforeAutospacing="0" w:after="0" w:afterAutospacing="0"/>
        <w:textAlignment w:val="baseline"/>
        <w:rPr>
          <w:color w:val="273239"/>
          <w:spacing w:val="2"/>
        </w:rPr>
      </w:pPr>
      <w:r>
        <w:rPr>
          <w:color w:val="273239"/>
          <w:spacing w:val="2"/>
        </w:rPr>
        <w:t xml:space="preserve">Syntax: </w:t>
      </w:r>
      <w:proofErr w:type="spellStart"/>
      <w:r w:rsidRPr="00932414" w:rsidR="00932414">
        <w:rPr>
          <w:color w:val="273239"/>
          <w:spacing w:val="2"/>
        </w:rPr>
        <w:t>sudo</w:t>
      </w:r>
      <w:proofErr w:type="spellEnd"/>
      <w:r w:rsidRPr="00932414" w:rsidR="00932414">
        <w:rPr>
          <w:color w:val="273239"/>
          <w:spacing w:val="2"/>
        </w:rPr>
        <w:t xml:space="preserve"> </w:t>
      </w:r>
      <w:proofErr w:type="spellStart"/>
      <w:r w:rsidRPr="00932414" w:rsidR="00932414">
        <w:rPr>
          <w:color w:val="273239"/>
          <w:spacing w:val="2"/>
        </w:rPr>
        <w:t>useradd</w:t>
      </w:r>
      <w:proofErr w:type="spellEnd"/>
      <w:r w:rsidRPr="00932414" w:rsidR="00932414">
        <w:rPr>
          <w:color w:val="273239"/>
          <w:spacing w:val="2"/>
        </w:rPr>
        <w:t xml:space="preserve"> [options] username</w:t>
      </w:r>
    </w:p>
    <w:p w:rsidRPr="00932414" w:rsidR="00932414" w:rsidP="00385660" w:rsidRDefault="00932414" w14:paraId="024A12D3" w14:textId="77777777">
      <w:pPr>
        <w:pStyle w:val="NormalWeb"/>
        <w:shd w:val="clear" w:color="auto" w:fill="FFFFFF"/>
        <w:textAlignment w:val="baseline"/>
        <w:rPr>
          <w:b/>
          <w:bCs/>
          <w:color w:val="273239"/>
          <w:spacing w:val="2"/>
        </w:rPr>
      </w:pPr>
      <w:r w:rsidRPr="00932414">
        <w:rPr>
          <w:b/>
          <w:bCs/>
          <w:color w:val="273239"/>
          <w:spacing w:val="2"/>
        </w:rPr>
        <w:t>Common Options</w:t>
      </w:r>
    </w:p>
    <w:p w:rsidRPr="00932414" w:rsidR="00932414" w:rsidP="00932414" w:rsidRDefault="00932414" w14:paraId="6EC0D9A7"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-d /home/username: Specifies the home directory for the new user.</w:t>
      </w:r>
    </w:p>
    <w:p w:rsidRPr="00932414" w:rsidR="00932414" w:rsidP="00932414" w:rsidRDefault="00932414" w14:paraId="776AD3ED"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-m: Creates the user’s home directory if it does not exist.</w:t>
      </w:r>
    </w:p>
    <w:p w:rsidRPr="00932414" w:rsidR="00932414" w:rsidP="00932414" w:rsidRDefault="00932414" w14:paraId="58513065"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-s /bin/bash: Sets the user’s login shell.</w:t>
      </w:r>
    </w:p>
    <w:p w:rsidRPr="00932414" w:rsidR="00932414" w:rsidP="00932414" w:rsidRDefault="00932414" w14:paraId="3DBA71ED"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-u 1001: Specifies the user ID (UID) for the new user.</w:t>
      </w:r>
    </w:p>
    <w:p w:rsidRPr="00932414" w:rsidR="00932414" w:rsidP="00932414" w:rsidRDefault="00932414" w14:paraId="34B165C5"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 xml:space="preserve">-g </w:t>
      </w:r>
      <w:proofErr w:type="spellStart"/>
      <w:r w:rsidRPr="00932414">
        <w:rPr>
          <w:color w:val="273239"/>
          <w:spacing w:val="2"/>
        </w:rPr>
        <w:t>groupname</w:t>
      </w:r>
      <w:proofErr w:type="spellEnd"/>
      <w:r w:rsidRPr="00932414">
        <w:rPr>
          <w:color w:val="273239"/>
          <w:spacing w:val="2"/>
        </w:rPr>
        <w:t>: Specifies the primary group for the new user.</w:t>
      </w:r>
    </w:p>
    <w:p w:rsidRPr="00932414" w:rsidR="00932414" w:rsidP="00932414" w:rsidRDefault="00932414" w14:paraId="1499F3C9"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-G group</w:t>
      </w:r>
      <w:proofErr w:type="gramStart"/>
      <w:r w:rsidRPr="00932414">
        <w:rPr>
          <w:color w:val="273239"/>
          <w:spacing w:val="2"/>
        </w:rPr>
        <w:t>1,group</w:t>
      </w:r>
      <w:proofErr w:type="gramEnd"/>
      <w:r w:rsidRPr="00932414">
        <w:rPr>
          <w:color w:val="273239"/>
          <w:spacing w:val="2"/>
        </w:rPr>
        <w:t>2: Specifies supplementary groups for the new user.</w:t>
      </w:r>
    </w:p>
    <w:p w:rsidRPr="00932414" w:rsidR="00932414" w:rsidP="00932414" w:rsidRDefault="00932414" w14:paraId="712A28DA"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-e YYYY-MM-DD: Sets the account expiration date.</w:t>
      </w:r>
    </w:p>
    <w:p w:rsidRPr="00932414" w:rsidR="00932414" w:rsidP="00932414" w:rsidRDefault="00932414" w14:paraId="796E344B" w14:textId="77777777">
      <w:pPr>
        <w:pStyle w:val="NormalWeb"/>
        <w:numPr>
          <w:ilvl w:val="0"/>
          <w:numId w:val="81"/>
        </w:numPr>
        <w:shd w:val="clear" w:color="auto" w:fill="FFFFFF"/>
        <w:spacing w:beforeAutospacing="0" w:afterAutospacing="0"/>
        <w:textAlignment w:val="baseline"/>
        <w:rPr>
          <w:color w:val="273239"/>
          <w:spacing w:val="2"/>
        </w:rPr>
      </w:pPr>
      <w:r w:rsidRPr="00932414">
        <w:rPr>
          <w:color w:val="273239"/>
          <w:spacing w:val="2"/>
        </w:rPr>
        <w:t>-c "comment": Adds a comment or description for the user.</w:t>
      </w:r>
    </w:p>
    <w:p w:rsidRPr="00D652E2" w:rsidR="00D652E2" w:rsidP="00385660" w:rsidRDefault="00D652E2" w14:paraId="2B93923C" w14:textId="77777777">
      <w:pPr>
        <w:pStyle w:val="NormalWeb"/>
        <w:shd w:val="clear" w:color="auto" w:fill="FFFFFF"/>
        <w:textAlignment w:val="baseline"/>
        <w:rPr>
          <w:b/>
          <w:bCs/>
          <w:color w:val="273239"/>
          <w:spacing w:val="2"/>
        </w:rPr>
      </w:pPr>
      <w:r w:rsidRPr="00D652E2">
        <w:rPr>
          <w:b/>
          <w:bCs/>
          <w:color w:val="273239"/>
          <w:spacing w:val="2"/>
        </w:rPr>
        <w:t>Example Commands</w:t>
      </w:r>
    </w:p>
    <w:p w:rsidRPr="00D652E2" w:rsidR="00D652E2" w:rsidP="00F47A9A" w:rsidRDefault="00D652E2" w14:paraId="575DE36F" w14:textId="77777777">
      <w:pPr>
        <w:pStyle w:val="NormalWeb"/>
        <w:numPr>
          <w:ilvl w:val="0"/>
          <w:numId w:val="82"/>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default settings:</w:t>
      </w:r>
    </w:p>
    <w:p w:rsidRPr="00D652E2" w:rsidR="00D652E2" w:rsidP="00F47A9A" w:rsidRDefault="00D652E2" w14:paraId="47EAF8C8" w14:textId="7777777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w:t>
      </w:r>
      <w:proofErr w:type="spellStart"/>
      <w:r w:rsidRPr="00D652E2">
        <w:rPr>
          <w:color w:val="273239"/>
          <w:spacing w:val="2"/>
        </w:rPr>
        <w:t>newuser</w:t>
      </w:r>
      <w:proofErr w:type="spellEnd"/>
    </w:p>
    <w:p w:rsidRPr="00D652E2" w:rsidR="00D652E2" w:rsidP="00F47A9A" w:rsidRDefault="00D652E2" w14:paraId="1C56FA3C" w14:textId="77777777">
      <w:pPr>
        <w:pStyle w:val="NormalWeb"/>
        <w:numPr>
          <w:ilvl w:val="0"/>
          <w:numId w:val="82"/>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 specific home directory and login shell:</w:t>
      </w:r>
    </w:p>
    <w:p w:rsidRPr="00D652E2" w:rsidR="00D652E2" w:rsidP="00F47A9A" w:rsidRDefault="00D652E2" w14:paraId="4FCA80A6" w14:textId="7777777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-d /home/</w:t>
      </w:r>
      <w:proofErr w:type="spellStart"/>
      <w:r w:rsidRPr="00D652E2">
        <w:rPr>
          <w:color w:val="273239"/>
          <w:spacing w:val="2"/>
        </w:rPr>
        <w:t>newuser</w:t>
      </w:r>
      <w:proofErr w:type="spellEnd"/>
      <w:r w:rsidRPr="00D652E2">
        <w:rPr>
          <w:color w:val="273239"/>
          <w:spacing w:val="2"/>
        </w:rPr>
        <w:t xml:space="preserve"> -m -s /bin/bash </w:t>
      </w:r>
      <w:proofErr w:type="spellStart"/>
      <w:r w:rsidRPr="00D652E2">
        <w:rPr>
          <w:color w:val="273239"/>
          <w:spacing w:val="2"/>
        </w:rPr>
        <w:t>newuser</w:t>
      </w:r>
      <w:proofErr w:type="spellEnd"/>
    </w:p>
    <w:p w:rsidRPr="00D652E2" w:rsidR="00D652E2" w:rsidP="00F47A9A" w:rsidRDefault="00D652E2" w14:paraId="26B64AA1" w14:textId="77777777">
      <w:pPr>
        <w:pStyle w:val="NormalWeb"/>
        <w:numPr>
          <w:ilvl w:val="0"/>
          <w:numId w:val="82"/>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 specific UID and primary group:</w:t>
      </w:r>
    </w:p>
    <w:p w:rsidRPr="00D652E2" w:rsidR="00D652E2" w:rsidP="00F47A9A" w:rsidRDefault="00D652E2" w14:paraId="3A59D2AA" w14:textId="7777777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-u 1001 -g users </w:t>
      </w:r>
      <w:proofErr w:type="spellStart"/>
      <w:r w:rsidRPr="00D652E2">
        <w:rPr>
          <w:color w:val="273239"/>
          <w:spacing w:val="2"/>
        </w:rPr>
        <w:t>newuser</w:t>
      </w:r>
      <w:proofErr w:type="spellEnd"/>
    </w:p>
    <w:p w:rsidRPr="00D652E2" w:rsidR="00D652E2" w:rsidP="00F47A9A" w:rsidRDefault="00D652E2" w14:paraId="22F384DF" w14:textId="77777777">
      <w:pPr>
        <w:pStyle w:val="NormalWeb"/>
        <w:numPr>
          <w:ilvl w:val="0"/>
          <w:numId w:val="82"/>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an account expiration date:</w:t>
      </w:r>
    </w:p>
    <w:p w:rsidRPr="00D652E2" w:rsidR="00D652E2" w:rsidP="00F47A9A" w:rsidRDefault="00D652E2" w14:paraId="733D32EE" w14:textId="7777777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-e 2024-12-31 </w:t>
      </w:r>
      <w:proofErr w:type="spellStart"/>
      <w:r w:rsidRPr="00D652E2">
        <w:rPr>
          <w:color w:val="273239"/>
          <w:spacing w:val="2"/>
        </w:rPr>
        <w:t>newuser</w:t>
      </w:r>
      <w:proofErr w:type="spellEnd"/>
    </w:p>
    <w:p w:rsidRPr="00D652E2" w:rsidR="00D652E2" w:rsidP="00F47A9A" w:rsidRDefault="00D652E2" w14:paraId="0DD7BF16" w14:textId="77777777">
      <w:pPr>
        <w:pStyle w:val="NormalWeb"/>
        <w:numPr>
          <w:ilvl w:val="0"/>
          <w:numId w:val="82"/>
        </w:numPr>
        <w:shd w:val="clear" w:color="auto" w:fill="FFFFFF"/>
        <w:spacing w:before="0" w:beforeAutospacing="0" w:after="0" w:afterAutospacing="0"/>
        <w:ind w:left="0"/>
        <w:textAlignment w:val="baseline"/>
        <w:rPr>
          <w:color w:val="273239"/>
          <w:spacing w:val="2"/>
        </w:rPr>
      </w:pPr>
      <w:r w:rsidRPr="00D652E2">
        <w:rPr>
          <w:b/>
          <w:bCs/>
          <w:color w:val="273239"/>
          <w:spacing w:val="2"/>
        </w:rPr>
        <w:t>Add a comment for the new user:</w:t>
      </w:r>
    </w:p>
    <w:p w:rsidR="00F47A9A" w:rsidP="001408D2" w:rsidRDefault="00D652E2" w14:paraId="473F123C" w14:textId="271CBBF3">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-c "This is a test user" </w:t>
      </w:r>
      <w:proofErr w:type="spellStart"/>
      <w:r w:rsidRPr="00D652E2">
        <w:rPr>
          <w:color w:val="273239"/>
          <w:spacing w:val="2"/>
        </w:rPr>
        <w:t>newuser</w:t>
      </w:r>
      <w:proofErr w:type="spellEnd"/>
    </w:p>
    <w:p w:rsidRPr="001408D2" w:rsidR="001408D2" w:rsidP="001408D2" w:rsidRDefault="001408D2" w14:paraId="3CAFB771" w14:textId="77777777">
      <w:pPr>
        <w:pStyle w:val="NormalWeb"/>
        <w:shd w:val="clear" w:color="auto" w:fill="FFFFFF"/>
        <w:spacing w:before="0" w:beforeAutospacing="0" w:after="0" w:afterAutospacing="0"/>
        <w:textAlignment w:val="baseline"/>
        <w:rPr>
          <w:color w:val="273239"/>
          <w:spacing w:val="2"/>
        </w:rPr>
      </w:pPr>
    </w:p>
    <w:p w:rsidRPr="00D652E2" w:rsidR="00D652E2" w:rsidP="00F47A9A" w:rsidRDefault="00D652E2" w14:paraId="3213626A" w14:textId="03380AE0">
      <w:pPr>
        <w:pStyle w:val="NormalWeb"/>
        <w:shd w:val="clear" w:color="auto" w:fill="FFFFFF"/>
        <w:spacing w:before="0" w:beforeAutospacing="0" w:after="0" w:afterAutospacing="0"/>
        <w:textAlignment w:val="baseline"/>
        <w:rPr>
          <w:b/>
          <w:bCs/>
          <w:color w:val="273239"/>
          <w:spacing w:val="2"/>
        </w:rPr>
      </w:pPr>
      <w:r w:rsidRPr="00D652E2">
        <w:rPr>
          <w:b/>
          <w:bCs/>
          <w:color w:val="273239"/>
          <w:spacing w:val="2"/>
        </w:rPr>
        <w:t>Setting the User Passwor</w:t>
      </w:r>
      <w:r w:rsidR="00F47A9A">
        <w:rPr>
          <w:b/>
          <w:bCs/>
          <w:color w:val="273239"/>
          <w:spacing w:val="2"/>
        </w:rPr>
        <w:t xml:space="preserve">d: </w:t>
      </w:r>
      <w:r w:rsidRPr="00D652E2">
        <w:rPr>
          <w:color w:val="273239"/>
          <w:spacing w:val="2"/>
        </w:rPr>
        <w:t>After creating the user, you need to set a password for them:</w:t>
      </w:r>
    </w:p>
    <w:p w:rsidRPr="00D652E2" w:rsidR="00D652E2" w:rsidP="00F47A9A" w:rsidRDefault="00D652E2" w14:paraId="2CB3597F" w14:textId="7777777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passwd </w:t>
      </w:r>
      <w:proofErr w:type="spellStart"/>
      <w:r w:rsidRPr="00D652E2">
        <w:rPr>
          <w:color w:val="273239"/>
          <w:spacing w:val="2"/>
        </w:rPr>
        <w:t>newuser</w:t>
      </w:r>
      <w:proofErr w:type="spellEnd"/>
    </w:p>
    <w:p w:rsidR="00932414" w:rsidP="00603255" w:rsidRDefault="00932414" w14:paraId="78667649" w14:textId="77777777">
      <w:pPr>
        <w:pStyle w:val="NormalWeb"/>
        <w:shd w:val="clear" w:color="auto" w:fill="FFFFFF"/>
        <w:spacing w:before="0" w:beforeAutospacing="0" w:after="0" w:afterAutospacing="0"/>
        <w:textAlignment w:val="baseline"/>
        <w:rPr>
          <w:color w:val="273239"/>
          <w:spacing w:val="2"/>
        </w:rPr>
      </w:pPr>
    </w:p>
    <w:p w:rsidR="001408D2" w:rsidP="00603255" w:rsidRDefault="001408D2" w14:paraId="059A85D1" w14:textId="77777777">
      <w:pPr>
        <w:pStyle w:val="NormalWeb"/>
        <w:shd w:val="clear" w:color="auto" w:fill="FFFFFF"/>
        <w:spacing w:before="0" w:beforeAutospacing="0" w:after="0" w:afterAutospacing="0"/>
        <w:textAlignment w:val="baseline"/>
        <w:rPr>
          <w:color w:val="273239"/>
          <w:spacing w:val="2"/>
        </w:rPr>
      </w:pPr>
    </w:p>
    <w:p w:rsidR="001408D2" w:rsidP="00603255" w:rsidRDefault="001408D2" w14:paraId="3975326B" w14:textId="77777777">
      <w:pPr>
        <w:pStyle w:val="NormalWeb"/>
        <w:shd w:val="clear" w:color="auto" w:fill="FFFFFF"/>
        <w:spacing w:before="0" w:beforeAutospacing="0" w:after="0" w:afterAutospacing="0"/>
        <w:textAlignment w:val="baseline"/>
        <w:rPr>
          <w:color w:val="273239"/>
          <w:spacing w:val="2"/>
        </w:rPr>
      </w:pPr>
    </w:p>
    <w:p w:rsidR="000017E9" w:rsidP="00603255" w:rsidRDefault="000017E9" w14:paraId="258D92A9" w14:textId="77777777">
      <w:pPr>
        <w:pStyle w:val="NormalWeb"/>
        <w:shd w:val="clear" w:color="auto" w:fill="FFFFFF"/>
        <w:spacing w:before="0" w:beforeAutospacing="0" w:after="0" w:afterAutospacing="0"/>
        <w:textAlignment w:val="baseline"/>
        <w:rPr>
          <w:color w:val="273239"/>
          <w:spacing w:val="2"/>
        </w:rPr>
      </w:pPr>
    </w:p>
    <w:p w:rsidR="000017E9" w:rsidP="00603255" w:rsidRDefault="000017E9" w14:paraId="112C4F21" w14:textId="77777777">
      <w:pPr>
        <w:pStyle w:val="NormalWeb"/>
        <w:shd w:val="clear" w:color="auto" w:fill="FFFFFF"/>
        <w:spacing w:before="0" w:beforeAutospacing="0" w:after="0" w:afterAutospacing="0"/>
        <w:textAlignment w:val="baseline"/>
        <w:rPr>
          <w:color w:val="273239"/>
          <w:spacing w:val="2"/>
        </w:rPr>
      </w:pPr>
    </w:p>
    <w:p w:rsidR="000017E9" w:rsidP="00603255" w:rsidRDefault="000017E9" w14:paraId="314DE879" w14:textId="77777777">
      <w:pPr>
        <w:pStyle w:val="NormalWeb"/>
        <w:shd w:val="clear" w:color="auto" w:fill="FFFFFF"/>
        <w:spacing w:before="0" w:beforeAutospacing="0" w:after="0" w:afterAutospacing="0"/>
        <w:textAlignment w:val="baseline"/>
        <w:rPr>
          <w:color w:val="273239"/>
          <w:spacing w:val="2"/>
        </w:rPr>
      </w:pPr>
    </w:p>
    <w:p w:rsidRPr="000017E9" w:rsidR="001408D2" w:rsidP="000017E9" w:rsidRDefault="001408D2" w14:paraId="18775D6E" w14:textId="7CA1A1F8">
      <w:pPr>
        <w:pStyle w:val="NormalWeb"/>
        <w:numPr>
          <w:ilvl w:val="0"/>
          <w:numId w:val="78"/>
        </w:numPr>
        <w:shd w:val="clear" w:color="auto" w:fill="FFFFFF"/>
        <w:spacing w:before="0" w:beforeAutospacing="0" w:after="0" w:afterAutospacing="0"/>
        <w:textAlignment w:val="baseline"/>
        <w:rPr>
          <w:b/>
          <w:bCs/>
          <w:color w:val="273239"/>
          <w:spacing w:val="2"/>
        </w:rPr>
      </w:pPr>
      <w:r w:rsidRPr="001408D2">
        <w:rPr>
          <w:b/>
          <w:bCs/>
          <w:color w:val="273239"/>
          <w:spacing w:val="2"/>
        </w:rPr>
        <w:t>Random Data and Cryptographic Hash Functions.</w:t>
      </w:r>
    </w:p>
    <w:p w:rsidR="002134B2" w:rsidP="00385660" w:rsidRDefault="000017E9" w14:paraId="06C5FC55" w14:textId="77777777">
      <w:pPr>
        <w:pStyle w:val="NormalWeb"/>
        <w:numPr>
          <w:ilvl w:val="0"/>
          <w:numId w:val="79"/>
        </w:numPr>
        <w:shd w:val="clear" w:color="auto" w:fill="FFFFFF"/>
        <w:textAlignment w:val="baseline"/>
        <w:rPr>
          <w:b/>
          <w:bCs/>
          <w:color w:val="273239"/>
          <w:spacing w:val="2"/>
        </w:rPr>
      </w:pPr>
      <w:r w:rsidRPr="000017E9">
        <w:rPr>
          <w:b/>
          <w:bCs/>
          <w:color w:val="273239"/>
          <w:spacing w:val="2"/>
        </w:rPr>
        <w:t>Generating Random Data</w:t>
      </w:r>
      <w:r>
        <w:rPr>
          <w:b/>
          <w:bCs/>
          <w:color w:val="273239"/>
          <w:spacing w:val="2"/>
        </w:rPr>
        <w:t xml:space="preserve">: </w:t>
      </w:r>
      <w:r w:rsidRPr="000017E9">
        <w:rPr>
          <w:color w:val="273239"/>
          <w:spacing w:val="2"/>
        </w:rPr>
        <w:t>Generating random data can be useful for creating unique identifiers, passwords, or temporary files. Here are a few methods:</w:t>
      </w:r>
    </w:p>
    <w:p w:rsidR="002134B2" w:rsidP="002134B2" w:rsidRDefault="000017E9" w14:paraId="3AD49AA2" w14:textId="77777777">
      <w:pPr>
        <w:pStyle w:val="NormalWeb"/>
        <w:shd w:val="clear" w:color="auto" w:fill="FFFFFF"/>
        <w:spacing w:before="0" w:beforeAutospacing="0" w:after="0" w:afterAutospacing="0"/>
        <w:ind w:left="360"/>
        <w:textAlignment w:val="baseline"/>
        <w:rPr>
          <w:b/>
          <w:bCs/>
          <w:color w:val="273239"/>
          <w:spacing w:val="2"/>
        </w:rPr>
      </w:pPr>
      <w:r w:rsidRPr="000017E9">
        <w:rPr>
          <w:b/>
          <w:bCs/>
          <w:color w:val="273239"/>
          <w:spacing w:val="2"/>
        </w:rPr>
        <w:t>Using </w:t>
      </w:r>
      <w:r w:rsidRPr="000017E9">
        <w:rPr>
          <w:color w:val="273239"/>
          <w:spacing w:val="2"/>
        </w:rPr>
        <w:t>$RANDOM:</w:t>
      </w:r>
    </w:p>
    <w:p w:rsidRPr="000017E9" w:rsidR="000017E9" w:rsidP="002134B2" w:rsidRDefault="000017E9" w14:paraId="123CD698" w14:textId="290EE0D9">
      <w:pPr>
        <w:pStyle w:val="NormalWeb"/>
        <w:shd w:val="clear" w:color="auto" w:fill="FFFFFF"/>
        <w:spacing w:before="0" w:beforeAutospacing="0" w:after="0" w:afterAutospacing="0"/>
        <w:ind w:left="360"/>
        <w:textAlignment w:val="baseline"/>
        <w:rPr>
          <w:b/>
          <w:bCs/>
          <w:color w:val="273239"/>
          <w:spacing w:val="2"/>
        </w:rPr>
      </w:pPr>
      <w:r w:rsidRPr="000017E9">
        <w:rPr>
          <w:color w:val="273239"/>
          <w:spacing w:val="2"/>
        </w:rPr>
        <w:t>echo $RANDOM</w:t>
      </w:r>
    </w:p>
    <w:p w:rsidR="001408D2" w:rsidP="001408D2" w:rsidRDefault="001408D2" w14:paraId="04AD945C" w14:textId="77777777">
      <w:pPr>
        <w:pStyle w:val="NormalWeb"/>
        <w:shd w:val="clear" w:color="auto" w:fill="FFFFFF"/>
        <w:spacing w:before="0" w:beforeAutospacing="0" w:after="0" w:afterAutospacing="0"/>
        <w:ind w:left="360"/>
        <w:textAlignment w:val="baseline"/>
        <w:rPr>
          <w:color w:val="273239"/>
          <w:spacing w:val="2"/>
        </w:rPr>
      </w:pPr>
    </w:p>
    <w:p w:rsidRPr="00B70716" w:rsidR="00B70716" w:rsidP="00385660" w:rsidRDefault="00B70716" w14:paraId="074E9BF7" w14:textId="2E8ECD92">
      <w:pPr>
        <w:pStyle w:val="NormalWeb"/>
        <w:numPr>
          <w:ilvl w:val="0"/>
          <w:numId w:val="79"/>
        </w:numPr>
        <w:shd w:val="clear" w:color="auto" w:fill="FFFFFF"/>
        <w:textAlignment w:val="baseline"/>
        <w:rPr>
          <w:b/>
          <w:bCs/>
          <w:color w:val="273239"/>
          <w:spacing w:val="2"/>
        </w:rPr>
      </w:pPr>
      <w:r w:rsidRPr="00B70716">
        <w:rPr>
          <w:b/>
          <w:bCs/>
          <w:color w:val="273239"/>
          <w:spacing w:val="2"/>
        </w:rPr>
        <w:t>Cryptographic Hash Functions</w:t>
      </w:r>
      <w:r>
        <w:rPr>
          <w:b/>
          <w:bCs/>
          <w:color w:val="273239"/>
          <w:spacing w:val="2"/>
        </w:rPr>
        <w:t xml:space="preserve">: </w:t>
      </w:r>
      <w:r w:rsidRPr="00B70716">
        <w:rPr>
          <w:color w:val="273239"/>
          <w:spacing w:val="2"/>
        </w:rPr>
        <w:t>Cryptographic hash functions are used to generate a fixed-size hash value from input data, which is useful for verifying data integrity.</w:t>
      </w:r>
    </w:p>
    <w:p w:rsidRPr="00B70716" w:rsidR="00B70716" w:rsidP="00277988" w:rsidRDefault="00B70716" w14:paraId="49ED5479" w14:textId="12FE0EFF">
      <w:pPr>
        <w:pStyle w:val="NormalWeb"/>
        <w:numPr>
          <w:ilvl w:val="0"/>
          <w:numId w:val="83"/>
        </w:numPr>
        <w:shd w:val="clear" w:color="auto" w:fill="FFFFFF"/>
        <w:spacing w:before="0" w:beforeAutospacing="0" w:after="0" w:afterAutospacing="0"/>
        <w:textAlignment w:val="baseline"/>
        <w:rPr>
          <w:color w:val="273239"/>
          <w:spacing w:val="2"/>
        </w:rPr>
      </w:pPr>
      <w:r w:rsidRPr="00B70716">
        <w:rPr>
          <w:b/>
          <w:bCs/>
          <w:color w:val="273239"/>
          <w:spacing w:val="2"/>
        </w:rPr>
        <w:t>MD5</w:t>
      </w:r>
      <w:r w:rsidRPr="00B70716">
        <w:rPr>
          <w:color w:val="273239"/>
          <w:spacing w:val="2"/>
        </w:rPr>
        <w:t>:</w:t>
      </w:r>
      <w:r>
        <w:rPr>
          <w:color w:val="273239"/>
          <w:spacing w:val="2"/>
        </w:rPr>
        <w:t xml:space="preserve"> </w:t>
      </w:r>
      <w:r w:rsidRPr="00B70716">
        <w:rPr>
          <w:color w:val="273239"/>
          <w:spacing w:val="2"/>
        </w:rPr>
        <w:t>echo -n "</w:t>
      </w:r>
      <w:proofErr w:type="spellStart"/>
      <w:r w:rsidRPr="00B70716">
        <w:rPr>
          <w:color w:val="273239"/>
          <w:spacing w:val="2"/>
        </w:rPr>
        <w:t>your_string</w:t>
      </w:r>
      <w:proofErr w:type="spellEnd"/>
      <w:r w:rsidRPr="00B70716">
        <w:rPr>
          <w:color w:val="273239"/>
          <w:spacing w:val="2"/>
        </w:rPr>
        <w:t>" | md5sum</w:t>
      </w:r>
    </w:p>
    <w:p w:rsidRPr="00B70716" w:rsidR="00B70716" w:rsidP="00277988" w:rsidRDefault="00B70716" w14:paraId="7F1A6EFB" w14:textId="0E28B550">
      <w:pPr>
        <w:pStyle w:val="NormalWeb"/>
        <w:numPr>
          <w:ilvl w:val="0"/>
          <w:numId w:val="83"/>
        </w:numPr>
        <w:shd w:val="clear" w:color="auto" w:fill="FFFFFF"/>
        <w:spacing w:before="0" w:beforeAutospacing="0" w:after="0" w:afterAutospacing="0"/>
        <w:textAlignment w:val="baseline"/>
        <w:rPr>
          <w:color w:val="273239"/>
          <w:spacing w:val="2"/>
        </w:rPr>
      </w:pPr>
      <w:r w:rsidRPr="00B70716">
        <w:rPr>
          <w:b/>
          <w:bCs/>
          <w:color w:val="273239"/>
          <w:spacing w:val="2"/>
        </w:rPr>
        <w:t>SHA-256</w:t>
      </w:r>
      <w:r w:rsidRPr="00B70716">
        <w:rPr>
          <w:color w:val="273239"/>
          <w:spacing w:val="2"/>
        </w:rPr>
        <w:t>:</w:t>
      </w:r>
      <w:r>
        <w:rPr>
          <w:color w:val="273239"/>
          <w:spacing w:val="2"/>
        </w:rPr>
        <w:t xml:space="preserve"> </w:t>
      </w:r>
      <w:r w:rsidRPr="00B70716">
        <w:rPr>
          <w:color w:val="273239"/>
          <w:spacing w:val="2"/>
        </w:rPr>
        <w:t>echo -n "</w:t>
      </w:r>
      <w:proofErr w:type="spellStart"/>
      <w:r w:rsidRPr="00B70716">
        <w:rPr>
          <w:color w:val="273239"/>
          <w:spacing w:val="2"/>
        </w:rPr>
        <w:t>your_string</w:t>
      </w:r>
      <w:proofErr w:type="spellEnd"/>
      <w:r w:rsidRPr="00B70716">
        <w:rPr>
          <w:color w:val="273239"/>
          <w:spacing w:val="2"/>
        </w:rPr>
        <w:t>" | sha256sum</w:t>
      </w:r>
    </w:p>
    <w:p w:rsidR="00B70716" w:rsidP="00B70716" w:rsidRDefault="00B70716" w14:paraId="6A7923BD" w14:textId="77777777">
      <w:pPr>
        <w:pStyle w:val="NormalWeb"/>
        <w:shd w:val="clear" w:color="auto" w:fill="FFFFFF"/>
        <w:spacing w:before="0" w:beforeAutospacing="0" w:after="0" w:afterAutospacing="0"/>
        <w:ind w:left="360"/>
        <w:textAlignment w:val="baseline"/>
        <w:rPr>
          <w:color w:val="273239"/>
          <w:spacing w:val="2"/>
        </w:rPr>
      </w:pPr>
    </w:p>
    <w:p w:rsidRPr="00774669" w:rsidR="00774669" w:rsidP="00385660" w:rsidRDefault="00774669" w14:paraId="6BFCF935" w14:textId="77777777">
      <w:pPr>
        <w:pStyle w:val="NormalWeb"/>
        <w:numPr>
          <w:ilvl w:val="0"/>
          <w:numId w:val="79"/>
        </w:numPr>
        <w:shd w:val="clear" w:color="auto" w:fill="FFFFFF"/>
        <w:textAlignment w:val="baseline"/>
        <w:rPr>
          <w:b/>
          <w:bCs/>
          <w:color w:val="273239"/>
          <w:spacing w:val="2"/>
        </w:rPr>
      </w:pPr>
      <w:r w:rsidRPr="00774669">
        <w:rPr>
          <w:b/>
          <w:bCs/>
          <w:color w:val="273239"/>
          <w:spacing w:val="2"/>
        </w:rPr>
        <w:t>Example Script</w:t>
      </w:r>
    </w:p>
    <w:p w:rsidRPr="00856CD5" w:rsidR="00856CD5" w:rsidP="00856CD5" w:rsidRDefault="00856CD5" w14:paraId="3D5253C6" w14:textId="3812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proofErr w:type="gramStart"/>
      <w:r w:rsidRPr="00856CD5">
        <w:rPr>
          <w:rFonts w:ascii="Courier New" w:hAnsi="Courier New" w:eastAsia="Times New Roman" w:cs="Courier New"/>
          <w:kern w:val="0"/>
          <w:sz w:val="20"/>
          <w:szCs w:val="20"/>
          <w:lang w:eastAsia="en-IN"/>
          <w14:ligatures w14:val="none"/>
        </w:rPr>
        <w:t>#!/</w:t>
      </w:r>
      <w:proofErr w:type="gramEnd"/>
      <w:r w:rsidRPr="00856CD5">
        <w:rPr>
          <w:rFonts w:ascii="Courier New" w:hAnsi="Courier New" w:eastAsia="Times New Roman" w:cs="Courier New"/>
          <w:kern w:val="0"/>
          <w:sz w:val="20"/>
          <w:szCs w:val="20"/>
          <w:lang w:eastAsia="en-IN"/>
          <w14:ligatures w14:val="none"/>
        </w:rPr>
        <w:t>bin/bash</w:t>
      </w:r>
    </w:p>
    <w:p w:rsidRPr="00856CD5" w:rsidR="00856CD5" w:rsidP="00856CD5" w:rsidRDefault="00856CD5" w14:paraId="1A649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r w:rsidRPr="00856CD5">
        <w:rPr>
          <w:rFonts w:ascii="Courier New" w:hAnsi="Courier New" w:eastAsia="Times New Roman" w:cs="Courier New"/>
          <w:kern w:val="0"/>
          <w:sz w:val="20"/>
          <w:szCs w:val="20"/>
          <w:lang w:eastAsia="en-IN"/>
          <w14:ligatures w14:val="none"/>
        </w:rPr>
        <w:t># Generate a random password</w:t>
      </w:r>
    </w:p>
    <w:p w:rsidRPr="00856CD5" w:rsidR="00856CD5" w:rsidP="00856CD5" w:rsidRDefault="00856CD5" w14:paraId="20A711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r w:rsidRPr="00856CD5">
        <w:rPr>
          <w:rFonts w:ascii="Courier New" w:hAnsi="Courier New" w:eastAsia="Times New Roman" w:cs="Courier New"/>
          <w:kern w:val="0"/>
          <w:sz w:val="20"/>
          <w:szCs w:val="20"/>
          <w:lang w:eastAsia="en-IN"/>
          <w14:ligatures w14:val="none"/>
        </w:rPr>
        <w:t>password=$(</w:t>
      </w:r>
      <w:proofErr w:type="spellStart"/>
      <w:r w:rsidRPr="00856CD5">
        <w:rPr>
          <w:rFonts w:ascii="Courier New" w:hAnsi="Courier New" w:eastAsia="Times New Roman" w:cs="Courier New"/>
          <w:kern w:val="0"/>
          <w:sz w:val="20"/>
          <w:szCs w:val="20"/>
          <w:lang w:eastAsia="en-IN"/>
          <w14:ligatures w14:val="none"/>
        </w:rPr>
        <w:t>openssl</w:t>
      </w:r>
      <w:proofErr w:type="spellEnd"/>
      <w:r w:rsidRPr="00856CD5">
        <w:rPr>
          <w:rFonts w:ascii="Courier New" w:hAnsi="Courier New" w:eastAsia="Times New Roman" w:cs="Courier New"/>
          <w:kern w:val="0"/>
          <w:sz w:val="20"/>
          <w:szCs w:val="20"/>
          <w:lang w:eastAsia="en-IN"/>
          <w14:ligatures w14:val="none"/>
        </w:rPr>
        <w:t xml:space="preserve"> rand -base64 12)</w:t>
      </w:r>
    </w:p>
    <w:p w:rsidRPr="00856CD5" w:rsidR="00856CD5" w:rsidP="00856CD5" w:rsidRDefault="00856CD5" w14:paraId="445244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ins w:author="B, Aswin (Contractor)" w:date="2025-04-09T12:48:00Z" w16du:dateUtc="2025-04-09T12:48:39Z" w:id="19"/>
          <w:rFonts w:ascii="Courier New" w:hAnsi="Courier New" w:eastAsia="Times New Roman" w:cs="Courier New"/>
          <w:kern w:val="0"/>
          <w:sz w:val="20"/>
          <w:szCs w:val="20"/>
          <w:lang w:eastAsia="en-IN"/>
          <w14:ligatures w14:val="none"/>
        </w:rPr>
      </w:pPr>
      <w:r w:rsidRPr="00856CD5">
        <w:rPr>
          <w:rFonts w:ascii="Courier New" w:hAnsi="Courier New" w:eastAsia="Times New Roman" w:cs="Courier New"/>
          <w:kern w:val="0"/>
          <w:sz w:val="20"/>
          <w:szCs w:val="20"/>
          <w:lang w:eastAsia="en-IN"/>
          <w14:ligatures w14:val="none"/>
        </w:rPr>
        <w:t>echo "Generated Password: $password"</w:t>
      </w:r>
    </w:p>
    <w:p w:rsidR="13699263" w:rsidP="13699263" w:rsidRDefault="13699263" w14:paraId="6081F50C" w14:textId="34C57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ins w:author="B, Aswin (Contractor)" w:date="2025-04-09T12:51:00Z" w16du:dateUtc="2025-04-09T12:51:36Z" w:id="20"/>
          <w:rFonts w:ascii="Courier New" w:hAnsi="Courier New" w:eastAsia="Times New Roman" w:cs="Courier New"/>
          <w:sz w:val="20"/>
          <w:szCs w:val="20"/>
          <w:lang w:eastAsia="en-IN"/>
        </w:rPr>
      </w:pPr>
    </w:p>
    <w:p w:rsidR="13699263" w:rsidP="13699263" w:rsidRDefault="13699263" w14:paraId="16D70E06" w14:textId="3AC36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sz w:val="20"/>
          <w:szCs w:val="20"/>
          <w:lang w:eastAsia="en-IN"/>
        </w:rPr>
      </w:pPr>
    </w:p>
    <w:p w:rsidRPr="00856CD5" w:rsidR="00856CD5" w:rsidP="00856CD5" w:rsidRDefault="00856CD5" w14:paraId="230884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p>
    <w:p w:rsidRPr="00856CD5" w:rsidR="00856CD5" w:rsidP="00856CD5" w:rsidRDefault="00856CD5" w14:paraId="18C499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r w:rsidRPr="00856CD5">
        <w:rPr>
          <w:rFonts w:ascii="Courier New" w:hAnsi="Courier New" w:eastAsia="Times New Roman" w:cs="Courier New"/>
          <w:kern w:val="0"/>
          <w:sz w:val="20"/>
          <w:szCs w:val="20"/>
          <w:lang w:eastAsia="en-IN"/>
          <w14:ligatures w14:val="none"/>
        </w:rPr>
        <w:t># Hash the password using SHA-256</w:t>
      </w:r>
    </w:p>
    <w:p w:rsidRPr="00856CD5" w:rsidR="00856CD5" w:rsidP="00856CD5" w:rsidRDefault="00856CD5" w14:paraId="4943AE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0"/>
          <w:szCs w:val="20"/>
          <w:lang w:eastAsia="en-IN"/>
          <w14:ligatures w14:val="none"/>
        </w:rPr>
      </w:pPr>
      <w:proofErr w:type="spellStart"/>
      <w:r w:rsidRPr="00856CD5">
        <w:rPr>
          <w:rFonts w:ascii="Courier New" w:hAnsi="Courier New" w:eastAsia="Times New Roman" w:cs="Courier New"/>
          <w:kern w:val="0"/>
          <w:sz w:val="20"/>
          <w:szCs w:val="20"/>
          <w:lang w:eastAsia="en-IN"/>
          <w14:ligatures w14:val="none"/>
        </w:rPr>
        <w:t>hashed_password</w:t>
      </w:r>
      <w:proofErr w:type="spellEnd"/>
      <w:r w:rsidRPr="00856CD5">
        <w:rPr>
          <w:rFonts w:ascii="Courier New" w:hAnsi="Courier New" w:eastAsia="Times New Roman" w:cs="Courier New"/>
          <w:kern w:val="0"/>
          <w:sz w:val="20"/>
          <w:szCs w:val="20"/>
          <w:lang w:eastAsia="en-IN"/>
          <w14:ligatures w14:val="none"/>
        </w:rPr>
        <w:t>=$(echo -n "$password" | sha256sum | awk '{print $1}')</w:t>
      </w:r>
    </w:p>
    <w:p w:rsidRPr="00856CD5" w:rsidR="00856CD5" w:rsidP="00856CD5" w:rsidRDefault="00856CD5" w14:paraId="447E13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hAnsi="Courier New" w:eastAsia="Times New Roman" w:cs="Courier New"/>
          <w:kern w:val="0"/>
          <w:sz w:val="21"/>
          <w:szCs w:val="21"/>
          <w:lang w:eastAsia="en-IN"/>
          <w14:ligatures w14:val="none"/>
        </w:rPr>
      </w:pPr>
      <w:r w:rsidRPr="00856CD5">
        <w:rPr>
          <w:rFonts w:ascii="Courier New" w:hAnsi="Courier New" w:eastAsia="Times New Roman" w:cs="Courier New"/>
          <w:kern w:val="0"/>
          <w:sz w:val="20"/>
          <w:szCs w:val="20"/>
          <w:lang w:eastAsia="en-IN"/>
          <w14:ligatures w14:val="none"/>
        </w:rPr>
        <w:t>echo "SHA-256 Hashed Password: $</w:t>
      </w:r>
      <w:proofErr w:type="spellStart"/>
      <w:r w:rsidRPr="00856CD5">
        <w:rPr>
          <w:rFonts w:ascii="Courier New" w:hAnsi="Courier New" w:eastAsia="Times New Roman" w:cs="Courier New"/>
          <w:kern w:val="0"/>
          <w:sz w:val="20"/>
          <w:szCs w:val="20"/>
          <w:lang w:eastAsia="en-IN"/>
          <w14:ligatures w14:val="none"/>
        </w:rPr>
        <w:t>hashed_password</w:t>
      </w:r>
      <w:proofErr w:type="spellEnd"/>
      <w:r w:rsidRPr="00856CD5">
        <w:rPr>
          <w:rFonts w:ascii="Courier New" w:hAnsi="Courier New" w:eastAsia="Times New Roman" w:cs="Courier New"/>
          <w:kern w:val="0"/>
          <w:sz w:val="20"/>
          <w:szCs w:val="20"/>
          <w:lang w:eastAsia="en-IN"/>
          <w14:ligatures w14:val="none"/>
        </w:rPr>
        <w:t>"</w:t>
      </w:r>
    </w:p>
    <w:p w:rsidR="002134B2" w:rsidP="00774669" w:rsidRDefault="002134B2" w14:paraId="03AA4884" w14:textId="77777777">
      <w:pPr>
        <w:pStyle w:val="NormalWeb"/>
        <w:shd w:val="clear" w:color="auto" w:fill="FFFFFF"/>
        <w:spacing w:before="0" w:beforeAutospacing="0" w:after="0" w:afterAutospacing="0"/>
        <w:ind w:left="360"/>
        <w:textAlignment w:val="baseline"/>
        <w:rPr>
          <w:color w:val="273239"/>
          <w:spacing w:val="2"/>
        </w:rPr>
      </w:pPr>
    </w:p>
    <w:p w:rsidR="00E24DAC" w:rsidP="00774669" w:rsidRDefault="00E24DAC" w14:paraId="522D83DA" w14:textId="77777777">
      <w:pPr>
        <w:pStyle w:val="NormalWeb"/>
        <w:shd w:val="clear" w:color="auto" w:fill="FFFFFF"/>
        <w:spacing w:before="0" w:beforeAutospacing="0" w:after="0" w:afterAutospacing="0"/>
        <w:ind w:left="360"/>
        <w:textAlignment w:val="baseline"/>
        <w:rPr>
          <w:color w:val="273239"/>
          <w:spacing w:val="2"/>
        </w:rPr>
      </w:pPr>
    </w:p>
    <w:p w:rsidR="00E24DAC" w:rsidP="00774669" w:rsidRDefault="00E24DAC" w14:paraId="174A0825" w14:textId="77777777">
      <w:pPr>
        <w:pStyle w:val="NormalWeb"/>
        <w:shd w:val="clear" w:color="auto" w:fill="FFFFFF"/>
        <w:spacing w:before="0" w:beforeAutospacing="0" w:after="0" w:afterAutospacing="0"/>
        <w:ind w:left="360"/>
        <w:textAlignment w:val="baseline"/>
        <w:rPr>
          <w:color w:val="273239"/>
          <w:spacing w:val="2"/>
        </w:rPr>
      </w:pPr>
    </w:p>
    <w:p w:rsidR="00E24DAC" w:rsidP="00774669" w:rsidRDefault="00E24DAC" w14:paraId="10A224D0" w14:textId="77777777">
      <w:pPr>
        <w:pStyle w:val="NormalWeb"/>
        <w:shd w:val="clear" w:color="auto" w:fill="FFFFFF"/>
        <w:spacing w:before="0" w:beforeAutospacing="0" w:after="0" w:afterAutospacing="0"/>
        <w:ind w:left="360"/>
        <w:textAlignment w:val="baseline"/>
        <w:rPr>
          <w:color w:val="273239"/>
          <w:spacing w:val="2"/>
        </w:rPr>
      </w:pPr>
    </w:p>
    <w:p w:rsidRPr="0092000B" w:rsidR="00E24DAC" w:rsidP="00E24DAC" w:rsidRDefault="00E24DAC" w14:paraId="1C11C2C8" w14:textId="666EDAB8">
      <w:pPr>
        <w:pStyle w:val="NormalWeb"/>
        <w:numPr>
          <w:ilvl w:val="0"/>
          <w:numId w:val="78"/>
        </w:numPr>
        <w:shd w:val="clear" w:color="auto" w:fill="FFFFFF"/>
        <w:spacing w:before="0" w:beforeAutospacing="0" w:after="0" w:afterAutospacing="0"/>
        <w:textAlignment w:val="baseline"/>
        <w:rPr>
          <w:b/>
          <w:bCs/>
          <w:color w:val="273239"/>
          <w:spacing w:val="2"/>
        </w:rPr>
      </w:pPr>
      <w:r w:rsidRPr="0092000B">
        <w:rPr>
          <w:b/>
          <w:bCs/>
          <w:color w:val="273239"/>
          <w:spacing w:val="2"/>
        </w:rPr>
        <w:t>Positional Parameters, Arguments, Special Parameters</w:t>
      </w:r>
    </w:p>
    <w:p w:rsidR="00E24DAC" w:rsidP="00E24DAC" w:rsidRDefault="00E24DAC" w14:paraId="65157782" w14:textId="77777777">
      <w:pPr>
        <w:pStyle w:val="NormalWeb"/>
        <w:shd w:val="clear" w:color="auto" w:fill="FFFFFF"/>
        <w:spacing w:before="0" w:beforeAutospacing="0" w:after="0" w:afterAutospacing="0"/>
        <w:textAlignment w:val="baseline"/>
        <w:rPr>
          <w:color w:val="273239"/>
          <w:spacing w:val="2"/>
        </w:rPr>
      </w:pPr>
    </w:p>
    <w:p w:rsidRPr="00C6427C" w:rsidR="00C6427C" w:rsidP="00385660" w:rsidRDefault="00C6427C" w14:paraId="606E8F3E" w14:textId="102AA366">
      <w:pPr>
        <w:pStyle w:val="NormalWeb"/>
        <w:numPr>
          <w:ilvl w:val="0"/>
          <w:numId w:val="79"/>
        </w:numPr>
        <w:shd w:val="clear" w:color="auto" w:fill="FFFFFF"/>
        <w:textAlignment w:val="baseline"/>
        <w:rPr>
          <w:b/>
          <w:bCs/>
          <w:color w:val="273239"/>
          <w:spacing w:val="2"/>
        </w:rPr>
      </w:pPr>
      <w:r w:rsidRPr="00C6427C">
        <w:rPr>
          <w:b/>
          <w:bCs/>
          <w:color w:val="273239"/>
          <w:spacing w:val="2"/>
        </w:rPr>
        <w:t>Positional Parameters</w:t>
      </w:r>
      <w:r>
        <w:rPr>
          <w:b/>
          <w:bCs/>
          <w:color w:val="273239"/>
          <w:spacing w:val="2"/>
        </w:rPr>
        <w:t xml:space="preserve">: </w:t>
      </w:r>
      <w:r w:rsidRPr="00C6427C">
        <w:rPr>
          <w:color w:val="273239"/>
          <w:spacing w:val="2"/>
        </w:rPr>
        <w:t>Positional parameters are the arguments passed to a script or function. They are accessed using $1, $2, $3, etc., where $1 is the first argument, $2 is the second, and so on. $0 contains the name of the script itself.</w:t>
      </w:r>
    </w:p>
    <w:p w:rsidRPr="00C6427C" w:rsidR="00C6427C" w:rsidP="00C6427C" w:rsidRDefault="00C6427C" w14:paraId="0C7A2826" w14:textId="77777777">
      <w:pPr>
        <w:pStyle w:val="NormalWeb"/>
        <w:shd w:val="clear" w:color="auto" w:fill="FFFFFF"/>
        <w:spacing w:before="0"/>
        <w:textAlignment w:val="baseline"/>
        <w:rPr>
          <w:color w:val="273239"/>
          <w:spacing w:val="2"/>
        </w:rPr>
      </w:pPr>
      <w:r w:rsidRPr="00C6427C">
        <w:rPr>
          <w:color w:val="273239"/>
          <w:spacing w:val="2"/>
        </w:rPr>
        <w:t>Example:</w:t>
      </w:r>
    </w:p>
    <w:p w:rsidRPr="00C6427C" w:rsidR="00C6427C" w:rsidP="00C6427C" w:rsidRDefault="00C6427C" w14:paraId="4562FF7D" w14:textId="77777777">
      <w:pPr>
        <w:pStyle w:val="NormalWeb"/>
        <w:shd w:val="clear" w:color="auto" w:fill="FFFFFF"/>
        <w:spacing w:after="0"/>
        <w:textAlignment w:val="baseline"/>
        <w:rPr>
          <w:color w:val="273239"/>
          <w:spacing w:val="2"/>
        </w:rPr>
      </w:pPr>
      <w:proofErr w:type="gramStart"/>
      <w:r w:rsidRPr="00C6427C">
        <w:rPr>
          <w:color w:val="273239"/>
          <w:spacing w:val="2"/>
        </w:rPr>
        <w:t>#!/</w:t>
      </w:r>
      <w:proofErr w:type="gramEnd"/>
      <w:r w:rsidRPr="00C6427C">
        <w:rPr>
          <w:color w:val="273239"/>
          <w:spacing w:val="2"/>
        </w:rPr>
        <w:t>bin/bash</w:t>
      </w:r>
    </w:p>
    <w:p w:rsidRPr="00C6427C" w:rsidR="00C6427C" w:rsidP="00C6427C" w:rsidRDefault="00C6427C" w14:paraId="01F03568" w14:textId="77777777">
      <w:pPr>
        <w:pStyle w:val="NormalWeb"/>
        <w:shd w:val="clear" w:color="auto" w:fill="FFFFFF"/>
        <w:spacing w:after="0"/>
        <w:textAlignment w:val="baseline"/>
        <w:rPr>
          <w:color w:val="273239"/>
          <w:spacing w:val="2"/>
        </w:rPr>
      </w:pPr>
      <w:r w:rsidRPr="00C6427C">
        <w:rPr>
          <w:color w:val="273239"/>
          <w:spacing w:val="2"/>
        </w:rPr>
        <w:t>echo "Script name: $0"</w:t>
      </w:r>
    </w:p>
    <w:p w:rsidRPr="00C6427C" w:rsidR="00C6427C" w:rsidP="00C6427C" w:rsidRDefault="00C6427C" w14:paraId="773D85D5" w14:textId="77777777">
      <w:pPr>
        <w:pStyle w:val="NormalWeb"/>
        <w:shd w:val="clear" w:color="auto" w:fill="FFFFFF"/>
        <w:spacing w:after="0"/>
        <w:textAlignment w:val="baseline"/>
        <w:rPr>
          <w:color w:val="273239"/>
          <w:spacing w:val="2"/>
        </w:rPr>
      </w:pPr>
      <w:r w:rsidRPr="00C6427C">
        <w:rPr>
          <w:color w:val="273239"/>
          <w:spacing w:val="2"/>
        </w:rPr>
        <w:t>echo "First argument: $1"</w:t>
      </w:r>
    </w:p>
    <w:p w:rsidRPr="00C6427C" w:rsidR="00C6427C" w:rsidP="00C6427C" w:rsidRDefault="00C6427C" w14:paraId="0E443F49" w14:textId="77777777">
      <w:pPr>
        <w:pStyle w:val="NormalWeb"/>
        <w:shd w:val="clear" w:color="auto" w:fill="FFFFFF"/>
        <w:spacing w:after="0"/>
        <w:textAlignment w:val="baseline"/>
        <w:rPr>
          <w:color w:val="273239"/>
          <w:spacing w:val="2"/>
        </w:rPr>
      </w:pPr>
      <w:r w:rsidRPr="00C6427C">
        <w:rPr>
          <w:color w:val="273239"/>
          <w:spacing w:val="2"/>
        </w:rPr>
        <w:t>echo "Second argument: $2"</w:t>
      </w:r>
    </w:p>
    <w:p w:rsidR="00C6427C" w:rsidP="00C6427C" w:rsidRDefault="00C6427C" w14:paraId="652E5272" w14:textId="77777777">
      <w:pPr>
        <w:pStyle w:val="NormalWeb"/>
        <w:shd w:val="clear" w:color="auto" w:fill="FFFFFF"/>
        <w:spacing w:before="0"/>
        <w:textAlignment w:val="baseline"/>
        <w:rPr>
          <w:b/>
          <w:bCs/>
          <w:color w:val="273239"/>
          <w:spacing w:val="2"/>
        </w:rPr>
      </w:pPr>
    </w:p>
    <w:p w:rsidRPr="00C6427C" w:rsidR="00C6427C" w:rsidP="00C6427C" w:rsidRDefault="00C6427C" w14:paraId="0BA67B3A" w14:textId="7AF9D9A3">
      <w:pPr>
        <w:pStyle w:val="NormalWeb"/>
        <w:shd w:val="clear" w:color="auto" w:fill="FFFFFF"/>
        <w:spacing w:before="0"/>
        <w:textAlignment w:val="baseline"/>
        <w:rPr>
          <w:b/>
          <w:bCs/>
          <w:color w:val="273239"/>
          <w:spacing w:val="2"/>
        </w:rPr>
      </w:pPr>
      <w:r w:rsidRPr="00C6427C">
        <w:rPr>
          <w:b/>
          <w:bCs/>
          <w:color w:val="273239"/>
          <w:spacing w:val="2"/>
        </w:rPr>
        <w:t>Special Parameters</w:t>
      </w:r>
      <w:r>
        <w:rPr>
          <w:b/>
          <w:bCs/>
          <w:color w:val="273239"/>
          <w:spacing w:val="2"/>
        </w:rPr>
        <w:t xml:space="preserve">: </w:t>
      </w:r>
      <w:r w:rsidRPr="00C6427C">
        <w:rPr>
          <w:color w:val="273239"/>
          <w:spacing w:val="2"/>
        </w:rPr>
        <w:t>Special parameters are predefined variables in the shell that provide useful information:</w:t>
      </w:r>
    </w:p>
    <w:p w:rsidRPr="00C6427C" w:rsidR="00C6427C" w:rsidP="00277988" w:rsidRDefault="00C6427C" w14:paraId="0CD2163F" w14:textId="77777777">
      <w:pPr>
        <w:pStyle w:val="NormalWeb"/>
        <w:numPr>
          <w:ilvl w:val="0"/>
          <w:numId w:val="84"/>
        </w:numPr>
        <w:shd w:val="clear" w:color="auto" w:fill="FFFFFF"/>
        <w:spacing w:beforeAutospacing="0" w:afterAutospacing="0"/>
        <w:textAlignment w:val="baseline"/>
        <w:rPr>
          <w:color w:val="273239"/>
          <w:spacing w:val="2"/>
        </w:rPr>
      </w:pPr>
      <w:r w:rsidRPr="00C6427C">
        <w:rPr>
          <w:color w:val="273239"/>
          <w:spacing w:val="2"/>
        </w:rPr>
        <w:t>$* and $@: All positional parameters.</w:t>
      </w:r>
    </w:p>
    <w:p w:rsidRPr="00C6427C" w:rsidR="00C6427C" w:rsidP="00277988" w:rsidRDefault="00C6427C" w14:paraId="72AC2EDF" w14:textId="77777777">
      <w:pPr>
        <w:pStyle w:val="NormalWeb"/>
        <w:numPr>
          <w:ilvl w:val="0"/>
          <w:numId w:val="84"/>
        </w:numPr>
        <w:shd w:val="clear" w:color="auto" w:fill="FFFFFF"/>
        <w:spacing w:beforeAutospacing="0" w:afterAutospacing="0"/>
        <w:textAlignment w:val="baseline"/>
        <w:rPr>
          <w:color w:val="273239"/>
          <w:spacing w:val="2"/>
        </w:rPr>
      </w:pPr>
      <w:r w:rsidRPr="00C6427C">
        <w:rPr>
          <w:color w:val="273239"/>
          <w:spacing w:val="2"/>
        </w:rPr>
        <w:t>$#: Number of positional parameters.</w:t>
      </w:r>
    </w:p>
    <w:p w:rsidRPr="00C6427C" w:rsidR="00C6427C" w:rsidP="00277988" w:rsidRDefault="00C6427C" w14:paraId="528F25DC" w14:textId="77777777">
      <w:pPr>
        <w:pStyle w:val="NormalWeb"/>
        <w:numPr>
          <w:ilvl w:val="0"/>
          <w:numId w:val="84"/>
        </w:numPr>
        <w:shd w:val="clear" w:color="auto" w:fill="FFFFFF"/>
        <w:spacing w:beforeAutospacing="0" w:afterAutospacing="0"/>
        <w:textAlignment w:val="baseline"/>
        <w:rPr>
          <w:color w:val="273239"/>
          <w:spacing w:val="2"/>
        </w:rPr>
      </w:pPr>
      <w:r w:rsidRPr="00C6427C">
        <w:rPr>
          <w:color w:val="273239"/>
          <w:spacing w:val="2"/>
        </w:rPr>
        <w:t>$$: Process ID of the current shell.</w:t>
      </w:r>
    </w:p>
    <w:p w:rsidRPr="00C6427C" w:rsidR="00C6427C" w:rsidP="00277988" w:rsidRDefault="00C6427C" w14:paraId="58AC44B5" w14:textId="77777777">
      <w:pPr>
        <w:pStyle w:val="NormalWeb"/>
        <w:numPr>
          <w:ilvl w:val="0"/>
          <w:numId w:val="84"/>
        </w:numPr>
        <w:shd w:val="clear" w:color="auto" w:fill="FFFFFF"/>
        <w:spacing w:beforeAutospacing="0" w:afterAutospacing="0"/>
        <w:textAlignment w:val="baseline"/>
        <w:rPr>
          <w:color w:val="273239"/>
          <w:spacing w:val="2"/>
        </w:rPr>
      </w:pPr>
      <w:proofErr w:type="gramStart"/>
      <w:r w:rsidRPr="00C6427C">
        <w:rPr>
          <w:color w:val="273239"/>
          <w:spacing w:val="2"/>
        </w:rPr>
        <w:t>$?:</w:t>
      </w:r>
      <w:proofErr w:type="gramEnd"/>
      <w:r w:rsidRPr="00C6427C">
        <w:rPr>
          <w:color w:val="273239"/>
          <w:spacing w:val="2"/>
        </w:rPr>
        <w:t xml:space="preserve"> Exit status of the last command.</w:t>
      </w:r>
    </w:p>
    <w:p w:rsidRPr="00C6427C" w:rsidR="00C6427C" w:rsidP="00277988" w:rsidRDefault="00C6427C" w14:paraId="63D4C126" w14:textId="77777777">
      <w:pPr>
        <w:pStyle w:val="NormalWeb"/>
        <w:numPr>
          <w:ilvl w:val="0"/>
          <w:numId w:val="84"/>
        </w:numPr>
        <w:shd w:val="clear" w:color="auto" w:fill="FFFFFF"/>
        <w:spacing w:beforeAutospacing="0" w:afterAutospacing="0"/>
        <w:textAlignment w:val="baseline"/>
        <w:rPr>
          <w:color w:val="273239"/>
          <w:spacing w:val="2"/>
        </w:rPr>
      </w:pPr>
      <w:proofErr w:type="gramStart"/>
      <w:r w:rsidRPr="00C6427C">
        <w:rPr>
          <w:color w:val="273239"/>
          <w:spacing w:val="2"/>
        </w:rPr>
        <w:t>$!:</w:t>
      </w:r>
      <w:proofErr w:type="gramEnd"/>
      <w:r w:rsidRPr="00C6427C">
        <w:rPr>
          <w:color w:val="273239"/>
          <w:spacing w:val="2"/>
        </w:rPr>
        <w:t xml:space="preserve"> Process ID of the last background command.</w:t>
      </w:r>
    </w:p>
    <w:p w:rsidRPr="00C6427C" w:rsidR="00C6427C" w:rsidP="00C6427C" w:rsidRDefault="00C6427C" w14:paraId="7402B022" w14:textId="77777777">
      <w:pPr>
        <w:pStyle w:val="NormalWeb"/>
        <w:shd w:val="clear" w:color="auto" w:fill="FFFFFF"/>
        <w:spacing w:before="0"/>
        <w:textAlignment w:val="baseline"/>
        <w:rPr>
          <w:color w:val="273239"/>
          <w:spacing w:val="2"/>
        </w:rPr>
      </w:pPr>
      <w:r w:rsidRPr="00C6427C">
        <w:rPr>
          <w:color w:val="273239"/>
          <w:spacing w:val="2"/>
        </w:rPr>
        <w:t>Example:</w:t>
      </w:r>
    </w:p>
    <w:p w:rsidRPr="00C6427C" w:rsidR="00C6427C" w:rsidP="00C6427C" w:rsidRDefault="00C6427C" w14:paraId="262C06AF" w14:textId="77777777">
      <w:pPr>
        <w:pStyle w:val="NormalWeb"/>
        <w:shd w:val="clear" w:color="auto" w:fill="FFFFFF"/>
        <w:spacing w:after="0"/>
        <w:textAlignment w:val="baseline"/>
        <w:rPr>
          <w:color w:val="273239"/>
          <w:spacing w:val="2"/>
        </w:rPr>
      </w:pPr>
      <w:proofErr w:type="gramStart"/>
      <w:r w:rsidRPr="00C6427C">
        <w:rPr>
          <w:color w:val="273239"/>
          <w:spacing w:val="2"/>
        </w:rPr>
        <w:t>#!/</w:t>
      </w:r>
      <w:proofErr w:type="gramEnd"/>
      <w:r w:rsidRPr="00C6427C">
        <w:rPr>
          <w:color w:val="273239"/>
          <w:spacing w:val="2"/>
        </w:rPr>
        <w:t>bin/bash</w:t>
      </w:r>
    </w:p>
    <w:p w:rsidRPr="00C6427C" w:rsidR="00C6427C" w:rsidP="00C6427C" w:rsidRDefault="00C6427C" w14:paraId="020924A5" w14:textId="77777777">
      <w:pPr>
        <w:pStyle w:val="NormalWeb"/>
        <w:shd w:val="clear" w:color="auto" w:fill="FFFFFF"/>
        <w:spacing w:after="0"/>
        <w:textAlignment w:val="baseline"/>
        <w:rPr>
          <w:color w:val="273239"/>
          <w:spacing w:val="2"/>
        </w:rPr>
      </w:pPr>
      <w:r w:rsidRPr="00C6427C">
        <w:rPr>
          <w:color w:val="273239"/>
          <w:spacing w:val="2"/>
        </w:rPr>
        <w:t>echo "All arguments: $*"</w:t>
      </w:r>
    </w:p>
    <w:p w:rsidRPr="00C6427C" w:rsidR="00C6427C" w:rsidP="00C6427C" w:rsidRDefault="00C6427C" w14:paraId="33CF82D8" w14:textId="77777777">
      <w:pPr>
        <w:pStyle w:val="NormalWeb"/>
        <w:shd w:val="clear" w:color="auto" w:fill="FFFFFF"/>
        <w:spacing w:after="0"/>
        <w:textAlignment w:val="baseline"/>
        <w:rPr>
          <w:color w:val="273239"/>
          <w:spacing w:val="2"/>
        </w:rPr>
      </w:pPr>
      <w:r w:rsidRPr="00C6427C">
        <w:rPr>
          <w:color w:val="273239"/>
          <w:spacing w:val="2"/>
        </w:rPr>
        <w:t>echo "Number of arguments: $#"</w:t>
      </w:r>
    </w:p>
    <w:p w:rsidRPr="00C6427C" w:rsidR="00C6427C" w:rsidP="00C6427C" w:rsidRDefault="00C6427C" w14:paraId="3ADB5517" w14:textId="77777777">
      <w:pPr>
        <w:pStyle w:val="NormalWeb"/>
        <w:shd w:val="clear" w:color="auto" w:fill="FFFFFF"/>
        <w:spacing w:after="0"/>
        <w:textAlignment w:val="baseline"/>
        <w:rPr>
          <w:color w:val="273239"/>
          <w:spacing w:val="2"/>
        </w:rPr>
      </w:pPr>
      <w:r w:rsidRPr="00C6427C">
        <w:rPr>
          <w:color w:val="273239"/>
          <w:spacing w:val="2"/>
        </w:rPr>
        <w:t>echo "Process ID: $$"</w:t>
      </w:r>
    </w:p>
    <w:p w:rsidRPr="00C6427C" w:rsidR="00C6427C" w:rsidP="00C6427C" w:rsidRDefault="00C6427C" w14:paraId="0B5C1BD1" w14:textId="77777777">
      <w:pPr>
        <w:pStyle w:val="NormalWeb"/>
        <w:shd w:val="clear" w:color="auto" w:fill="FFFFFF"/>
        <w:spacing w:after="0"/>
        <w:textAlignment w:val="baseline"/>
        <w:rPr>
          <w:color w:val="273239"/>
          <w:spacing w:val="2"/>
        </w:rPr>
      </w:pPr>
      <w:r w:rsidRPr="00C6427C">
        <w:rPr>
          <w:color w:val="273239"/>
          <w:spacing w:val="2"/>
        </w:rPr>
        <w:t>echo "Last command exit status: $?"</w:t>
      </w:r>
    </w:p>
    <w:p w:rsidR="00E24DAC" w:rsidP="00E24DAC" w:rsidRDefault="00E24DAC" w14:paraId="45A5655E" w14:textId="77777777">
      <w:pPr>
        <w:pStyle w:val="NormalWeb"/>
        <w:shd w:val="clear" w:color="auto" w:fill="FFFFFF"/>
        <w:spacing w:before="0" w:beforeAutospacing="0" w:after="0" w:afterAutospacing="0"/>
        <w:textAlignment w:val="baseline"/>
        <w:rPr>
          <w:color w:val="273239"/>
          <w:spacing w:val="2"/>
        </w:rPr>
      </w:pPr>
    </w:p>
    <w:p w:rsidR="00C6427C" w:rsidP="00E24DAC" w:rsidRDefault="00C6427C" w14:paraId="6F01E31A" w14:textId="77777777">
      <w:pPr>
        <w:pStyle w:val="NormalWeb"/>
        <w:shd w:val="clear" w:color="auto" w:fill="FFFFFF"/>
        <w:spacing w:before="0" w:beforeAutospacing="0" w:after="0" w:afterAutospacing="0"/>
        <w:textAlignment w:val="baseline"/>
        <w:rPr>
          <w:color w:val="273239"/>
          <w:spacing w:val="2"/>
        </w:rPr>
      </w:pPr>
    </w:p>
    <w:p w:rsidR="009217EE" w:rsidP="00E24DAC" w:rsidRDefault="009217EE" w14:paraId="3929CDB6" w14:textId="77777777">
      <w:pPr>
        <w:pStyle w:val="NormalWeb"/>
        <w:shd w:val="clear" w:color="auto" w:fill="FFFFFF"/>
        <w:spacing w:before="0" w:beforeAutospacing="0" w:after="0" w:afterAutospacing="0"/>
        <w:textAlignment w:val="baseline"/>
        <w:rPr>
          <w:color w:val="273239"/>
          <w:spacing w:val="2"/>
        </w:rPr>
      </w:pPr>
    </w:p>
    <w:p w:rsidR="009217EE" w:rsidP="00E24DAC" w:rsidRDefault="009217EE" w14:paraId="1C05DDA6" w14:textId="77777777">
      <w:pPr>
        <w:pStyle w:val="NormalWeb"/>
        <w:shd w:val="clear" w:color="auto" w:fill="FFFFFF"/>
        <w:spacing w:before="0" w:beforeAutospacing="0" w:after="0" w:afterAutospacing="0"/>
        <w:textAlignment w:val="baseline"/>
        <w:rPr>
          <w:color w:val="273239"/>
          <w:spacing w:val="2"/>
        </w:rPr>
      </w:pPr>
    </w:p>
    <w:p w:rsidRPr="009217EE" w:rsidR="009217EE" w:rsidP="009217EE" w:rsidRDefault="009217EE" w14:paraId="6075404F" w14:textId="306C94D2">
      <w:pPr>
        <w:pStyle w:val="NormalWeb"/>
        <w:numPr>
          <w:ilvl w:val="0"/>
          <w:numId w:val="78"/>
        </w:numPr>
        <w:shd w:val="clear" w:color="auto" w:fill="FFFFFF"/>
        <w:spacing w:before="0" w:beforeAutospacing="0" w:after="0" w:afterAutospacing="0"/>
        <w:textAlignment w:val="baseline"/>
        <w:rPr>
          <w:b/>
          <w:bCs/>
          <w:color w:val="273239"/>
          <w:spacing w:val="2"/>
        </w:rPr>
      </w:pPr>
      <w:r>
        <w:rPr>
          <w:b/>
          <w:bCs/>
          <w:color w:val="273239"/>
          <w:spacing w:val="2"/>
        </w:rPr>
        <w:t xml:space="preserve">Parsing command line options with </w:t>
      </w:r>
      <w:proofErr w:type="spellStart"/>
      <w:r>
        <w:rPr>
          <w:b/>
          <w:bCs/>
          <w:color w:val="273239"/>
          <w:spacing w:val="2"/>
        </w:rPr>
        <w:t>getopts</w:t>
      </w:r>
      <w:proofErr w:type="spellEnd"/>
    </w:p>
    <w:p w:rsidRPr="009217EE" w:rsidR="009217EE" w:rsidP="009217EE" w:rsidRDefault="009217EE" w14:paraId="661BD489"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The </w:t>
      </w:r>
      <w:proofErr w:type="spellStart"/>
      <w:r w:rsidRPr="009217EE">
        <w:rPr>
          <w:color w:val="273239"/>
          <w:spacing w:val="2"/>
        </w:rPr>
        <w:t>getopts</w:t>
      </w:r>
      <w:proofErr w:type="spellEnd"/>
      <w:r w:rsidRPr="009217EE">
        <w:rPr>
          <w:color w:val="273239"/>
          <w:spacing w:val="2"/>
        </w:rPr>
        <w:t> command in Linux shell scripting is used to parse command-line options and arguments. It’s a built-in utility in Bash that simplifies handling options and their arguments. Here’s a detailed explanation:</w:t>
      </w:r>
    </w:p>
    <w:p w:rsidRPr="009217EE" w:rsidR="009217EE" w:rsidP="009217EE" w:rsidRDefault="009217EE" w14:paraId="4F4CB4BB" w14:textId="20F4AFD7">
      <w:pPr>
        <w:pStyle w:val="NormalWeb"/>
        <w:shd w:val="clear" w:color="auto" w:fill="FFFFFF"/>
        <w:spacing w:before="0" w:beforeAutospacing="0" w:after="0" w:afterAutospacing="0"/>
        <w:ind w:left="360"/>
        <w:textAlignment w:val="baseline"/>
        <w:rPr>
          <w:b/>
          <w:bCs/>
          <w:color w:val="273239"/>
          <w:spacing w:val="2"/>
        </w:rPr>
      </w:pPr>
      <w:r w:rsidRPr="009217EE">
        <w:rPr>
          <w:b/>
          <w:bCs/>
          <w:color w:val="273239"/>
          <w:spacing w:val="2"/>
        </w:rPr>
        <w:t>Basic Syntax</w:t>
      </w:r>
    </w:p>
    <w:p w:rsidRPr="009217EE" w:rsidR="009217EE" w:rsidP="009217EE" w:rsidRDefault="009217EE" w14:paraId="4CBE3E01" w14:textId="77777777">
      <w:pPr>
        <w:pStyle w:val="NormalWeb"/>
        <w:shd w:val="clear" w:color="auto" w:fill="FFFFFF"/>
        <w:spacing w:before="0" w:beforeAutospacing="0" w:after="0" w:afterAutospacing="0"/>
        <w:ind w:left="360"/>
        <w:textAlignment w:val="baseline"/>
        <w:rPr>
          <w:color w:val="273239"/>
          <w:spacing w:val="2"/>
        </w:rPr>
      </w:pPr>
      <w:proofErr w:type="spellStart"/>
      <w:r w:rsidRPr="009217EE">
        <w:rPr>
          <w:color w:val="273239"/>
          <w:spacing w:val="2"/>
        </w:rPr>
        <w:t>getopts</w:t>
      </w:r>
      <w:proofErr w:type="spellEnd"/>
      <w:r w:rsidRPr="009217EE">
        <w:rPr>
          <w:color w:val="273239"/>
          <w:spacing w:val="2"/>
        </w:rPr>
        <w:t xml:space="preserve"> </w:t>
      </w:r>
      <w:proofErr w:type="spellStart"/>
      <w:r w:rsidRPr="009217EE">
        <w:rPr>
          <w:color w:val="273239"/>
          <w:spacing w:val="2"/>
        </w:rPr>
        <w:t>optstring</w:t>
      </w:r>
      <w:proofErr w:type="spellEnd"/>
      <w:r w:rsidRPr="009217EE">
        <w:rPr>
          <w:color w:val="273239"/>
          <w:spacing w:val="2"/>
        </w:rPr>
        <w:t xml:space="preserve"> variable</w:t>
      </w:r>
    </w:p>
    <w:p w:rsidRPr="009217EE" w:rsidR="009217EE" w:rsidP="00277988" w:rsidRDefault="009217EE" w14:paraId="395D7E8F" w14:textId="77777777">
      <w:pPr>
        <w:pStyle w:val="NormalWeb"/>
        <w:numPr>
          <w:ilvl w:val="0"/>
          <w:numId w:val="85"/>
        </w:numPr>
        <w:shd w:val="clear" w:color="auto" w:fill="FFFFFF"/>
        <w:spacing w:before="0" w:beforeAutospacing="0" w:after="0" w:afterAutospacing="0"/>
        <w:textAlignment w:val="baseline"/>
        <w:rPr>
          <w:color w:val="273239"/>
          <w:spacing w:val="2"/>
        </w:rPr>
      </w:pPr>
      <w:proofErr w:type="spellStart"/>
      <w:r w:rsidRPr="009217EE">
        <w:rPr>
          <w:color w:val="273239"/>
          <w:spacing w:val="2"/>
        </w:rPr>
        <w:t>optstring</w:t>
      </w:r>
      <w:proofErr w:type="spellEnd"/>
      <w:r w:rsidRPr="009217EE">
        <w:rPr>
          <w:color w:val="273239"/>
          <w:spacing w:val="2"/>
        </w:rPr>
        <w:t>: A string containing the option characters to be recognized. If a character is followed by a colon (:), it indicates that the option requires an argument.</w:t>
      </w:r>
    </w:p>
    <w:p w:rsidRPr="009217EE" w:rsidR="009217EE" w:rsidP="00277988" w:rsidRDefault="009217EE" w14:paraId="52CD17C1" w14:textId="77777777">
      <w:pPr>
        <w:pStyle w:val="NormalWeb"/>
        <w:numPr>
          <w:ilvl w:val="0"/>
          <w:numId w:val="85"/>
        </w:numPr>
        <w:shd w:val="clear" w:color="auto" w:fill="FFFFFF"/>
        <w:spacing w:before="0" w:beforeAutospacing="0" w:after="0" w:afterAutospacing="0"/>
        <w:textAlignment w:val="baseline"/>
        <w:rPr>
          <w:color w:val="273239"/>
          <w:spacing w:val="2"/>
        </w:rPr>
      </w:pPr>
      <w:r w:rsidRPr="009217EE">
        <w:rPr>
          <w:color w:val="273239"/>
          <w:spacing w:val="2"/>
        </w:rPr>
        <w:t>variable: The name of the variable that will hold the current option being processed.</w:t>
      </w:r>
    </w:p>
    <w:p w:rsidRPr="009217EE" w:rsidR="009217EE" w:rsidP="009217EE" w:rsidRDefault="009217EE" w14:paraId="21151EDB" w14:textId="77777777">
      <w:pPr>
        <w:pStyle w:val="NormalWeb"/>
        <w:shd w:val="clear" w:color="auto" w:fill="FFFFFF"/>
        <w:spacing w:before="0" w:beforeAutospacing="0" w:after="0" w:afterAutospacing="0"/>
        <w:ind w:left="360"/>
        <w:textAlignment w:val="baseline"/>
        <w:rPr>
          <w:b/>
          <w:bCs/>
          <w:color w:val="273239"/>
          <w:spacing w:val="2"/>
        </w:rPr>
      </w:pPr>
      <w:r w:rsidRPr="009217EE">
        <w:rPr>
          <w:b/>
          <w:bCs/>
          <w:color w:val="273239"/>
          <w:spacing w:val="2"/>
        </w:rPr>
        <w:t>Example Script</w:t>
      </w:r>
    </w:p>
    <w:p w:rsidRPr="009217EE" w:rsidR="009217EE" w:rsidP="009217EE" w:rsidRDefault="009217EE" w14:paraId="424D85EF"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Here’s a simple example to illustrate how </w:t>
      </w:r>
      <w:proofErr w:type="spellStart"/>
      <w:r w:rsidRPr="009217EE">
        <w:rPr>
          <w:color w:val="273239"/>
          <w:spacing w:val="2"/>
        </w:rPr>
        <w:t>getopts</w:t>
      </w:r>
      <w:proofErr w:type="spellEnd"/>
      <w:r w:rsidRPr="009217EE">
        <w:rPr>
          <w:color w:val="273239"/>
          <w:spacing w:val="2"/>
        </w:rPr>
        <w:t> works:</w:t>
      </w:r>
    </w:p>
    <w:p w:rsidRPr="009217EE" w:rsidR="009217EE" w:rsidP="009217EE" w:rsidRDefault="009217EE" w14:paraId="3317FB84" w14:textId="77777777">
      <w:pPr>
        <w:pStyle w:val="NormalWeb"/>
        <w:shd w:val="clear" w:color="auto" w:fill="FFFFFF"/>
        <w:spacing w:before="0" w:beforeAutospacing="0" w:after="0" w:afterAutospacing="0"/>
        <w:ind w:left="360"/>
        <w:textAlignment w:val="baseline"/>
        <w:rPr>
          <w:color w:val="273239"/>
          <w:spacing w:val="2"/>
        </w:rPr>
      </w:pPr>
      <w:proofErr w:type="gramStart"/>
      <w:r w:rsidRPr="009217EE">
        <w:rPr>
          <w:color w:val="273239"/>
          <w:spacing w:val="2"/>
        </w:rPr>
        <w:t>#!/</w:t>
      </w:r>
      <w:proofErr w:type="gramEnd"/>
      <w:r w:rsidRPr="009217EE">
        <w:rPr>
          <w:color w:val="273239"/>
          <w:spacing w:val="2"/>
        </w:rPr>
        <w:t>bin/bash</w:t>
      </w:r>
    </w:p>
    <w:p w:rsidRPr="009217EE" w:rsidR="009217EE" w:rsidP="009217EE" w:rsidRDefault="009217EE" w14:paraId="3A18BAB0" w14:textId="77777777">
      <w:pPr>
        <w:pStyle w:val="NormalWeb"/>
        <w:shd w:val="clear" w:color="auto" w:fill="FFFFFF"/>
        <w:spacing w:before="0" w:beforeAutospacing="0" w:after="0" w:afterAutospacing="0"/>
        <w:ind w:left="360"/>
        <w:textAlignment w:val="baseline"/>
        <w:rPr>
          <w:color w:val="273239"/>
          <w:spacing w:val="2"/>
        </w:rPr>
      </w:pPr>
    </w:p>
    <w:p w:rsidRPr="009217EE" w:rsidR="009217EE" w:rsidP="009217EE" w:rsidRDefault="009217EE" w14:paraId="61BED391"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while </w:t>
      </w:r>
      <w:proofErr w:type="spellStart"/>
      <w:r w:rsidRPr="009217EE">
        <w:rPr>
          <w:color w:val="273239"/>
          <w:spacing w:val="2"/>
        </w:rPr>
        <w:t>getopts</w:t>
      </w:r>
      <w:proofErr w:type="spellEnd"/>
      <w:r w:rsidRPr="009217EE">
        <w:rPr>
          <w:color w:val="273239"/>
          <w:spacing w:val="2"/>
        </w:rPr>
        <w:t xml:space="preserve"> </w:t>
      </w:r>
      <w:proofErr w:type="gramStart"/>
      <w:r w:rsidRPr="009217EE">
        <w:rPr>
          <w:color w:val="273239"/>
          <w:spacing w:val="2"/>
        </w:rPr>
        <w:t>":</w:t>
      </w:r>
      <w:proofErr w:type="spellStart"/>
      <w:r w:rsidRPr="009217EE">
        <w:rPr>
          <w:color w:val="273239"/>
          <w:spacing w:val="2"/>
        </w:rPr>
        <w:t>a</w:t>
      </w:r>
      <w:proofErr w:type="gramEnd"/>
      <w:r w:rsidRPr="009217EE">
        <w:rPr>
          <w:color w:val="273239"/>
          <w:spacing w:val="2"/>
        </w:rPr>
        <w:t>:b:c</w:t>
      </w:r>
      <w:proofErr w:type="spellEnd"/>
      <w:r w:rsidRPr="009217EE">
        <w:rPr>
          <w:color w:val="273239"/>
          <w:spacing w:val="2"/>
        </w:rPr>
        <w:t>" opt; do</w:t>
      </w:r>
    </w:p>
    <w:p w:rsidRPr="009217EE" w:rsidR="009217EE" w:rsidP="009217EE" w:rsidRDefault="009217EE" w14:paraId="70C75583"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case $opt in</w:t>
      </w:r>
    </w:p>
    <w:p w:rsidRPr="009217EE" w:rsidR="009217EE" w:rsidP="009217EE" w:rsidRDefault="009217EE" w14:paraId="2A287BC0"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a)</w:t>
      </w:r>
    </w:p>
    <w:p w:rsidRPr="009217EE" w:rsidR="009217EE" w:rsidP="009217EE" w:rsidRDefault="009217EE" w14:paraId="6E2043A6"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echo "Option -a with argument: $OPTARG"</w:t>
      </w:r>
    </w:p>
    <w:p w:rsidRPr="009217EE" w:rsidR="009217EE" w:rsidP="009217EE" w:rsidRDefault="009217EE" w14:paraId="66D01B68"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58B85865"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b)</w:t>
      </w:r>
    </w:p>
    <w:p w:rsidRPr="009217EE" w:rsidR="009217EE" w:rsidP="009217EE" w:rsidRDefault="009217EE" w14:paraId="3323FEF2"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echo "Option -b with argument: $OPTARG"</w:t>
      </w:r>
    </w:p>
    <w:p w:rsidRPr="009217EE" w:rsidR="009217EE" w:rsidP="009217EE" w:rsidRDefault="009217EE" w14:paraId="06F8651B"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024B7276"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c)</w:t>
      </w:r>
    </w:p>
    <w:p w:rsidRPr="009217EE" w:rsidR="009217EE" w:rsidP="009217EE" w:rsidRDefault="009217EE" w14:paraId="2372CE71"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echo "Option -c"</w:t>
      </w:r>
    </w:p>
    <w:p w:rsidRPr="009217EE" w:rsidR="009217EE" w:rsidP="009217EE" w:rsidRDefault="009217EE" w14:paraId="06669A07"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292FA1E9"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2363374C"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echo "Invalid option: -$OPTARG" &gt;&amp;2</w:t>
      </w:r>
    </w:p>
    <w:p w:rsidRPr="009217EE" w:rsidR="009217EE" w:rsidP="009217EE" w:rsidRDefault="009217EE" w14:paraId="304D154F"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1837421B"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1AEFC773"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echo "Option -$OPTARG requires an argument." &gt;&amp;2</w:t>
      </w:r>
    </w:p>
    <w:p w:rsidRPr="009217EE" w:rsidR="009217EE" w:rsidP="009217EE" w:rsidRDefault="009217EE" w14:paraId="7BC33EBF"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
    <w:p w:rsidRPr="009217EE" w:rsidR="009217EE" w:rsidP="009217EE" w:rsidRDefault="009217EE" w14:paraId="0C4B1987"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 xml:space="preserve">  </w:t>
      </w:r>
      <w:proofErr w:type="spellStart"/>
      <w:r w:rsidRPr="009217EE">
        <w:rPr>
          <w:color w:val="273239"/>
          <w:spacing w:val="2"/>
        </w:rPr>
        <w:t>esac</w:t>
      </w:r>
      <w:proofErr w:type="spellEnd"/>
    </w:p>
    <w:p w:rsidRPr="009217EE" w:rsidR="009217EE" w:rsidP="009217EE" w:rsidRDefault="009217EE" w14:paraId="381F1880" w14:textId="77777777">
      <w:pPr>
        <w:pStyle w:val="NormalWeb"/>
        <w:shd w:val="clear" w:color="auto" w:fill="FFFFFF"/>
        <w:spacing w:before="0" w:beforeAutospacing="0" w:after="0" w:afterAutospacing="0"/>
        <w:ind w:left="360"/>
        <w:textAlignment w:val="baseline"/>
        <w:rPr>
          <w:color w:val="273239"/>
          <w:spacing w:val="2"/>
        </w:rPr>
      </w:pPr>
      <w:r w:rsidRPr="009217EE">
        <w:rPr>
          <w:color w:val="273239"/>
          <w:spacing w:val="2"/>
        </w:rPr>
        <w:t>done</w:t>
      </w:r>
    </w:p>
    <w:p w:rsidR="009217EE" w:rsidP="009217EE" w:rsidRDefault="009217EE" w14:paraId="2AC7C173" w14:textId="7BE284CD">
      <w:pPr>
        <w:pStyle w:val="NormalWeb"/>
        <w:shd w:val="clear" w:color="auto" w:fill="FFFFFF"/>
        <w:spacing w:before="0" w:beforeAutospacing="0" w:after="0" w:afterAutospacing="0"/>
        <w:ind w:left="360"/>
        <w:textAlignment w:val="baseline"/>
        <w:rPr>
          <w:color w:val="273239"/>
          <w:spacing w:val="2"/>
        </w:rPr>
      </w:pPr>
    </w:p>
    <w:p w:rsidRPr="00FB68EF" w:rsidR="00FB68EF" w:rsidP="00FB68EF" w:rsidRDefault="00FB68EF" w14:paraId="00095C22" w14:textId="77777777">
      <w:pPr>
        <w:pStyle w:val="NormalWeb"/>
        <w:shd w:val="clear" w:color="auto" w:fill="FFFFFF"/>
        <w:spacing w:before="0" w:beforeAutospacing="0" w:after="0" w:afterAutospacing="0"/>
        <w:ind w:left="360"/>
        <w:textAlignment w:val="baseline"/>
        <w:rPr>
          <w:color w:val="273239"/>
          <w:spacing w:val="2"/>
        </w:rPr>
      </w:pPr>
      <w:r w:rsidRPr="00FB68EF">
        <w:rPr>
          <w:color w:val="273239"/>
          <w:spacing w:val="2"/>
        </w:rPr>
        <w:t>In this script:</w:t>
      </w:r>
    </w:p>
    <w:p w:rsidRPr="00FB68EF" w:rsidR="00FB68EF" w:rsidP="00277988" w:rsidRDefault="00FB68EF" w14:paraId="022035BC" w14:textId="77777777">
      <w:pPr>
        <w:pStyle w:val="NormalWeb"/>
        <w:numPr>
          <w:ilvl w:val="0"/>
          <w:numId w:val="86"/>
        </w:numPr>
        <w:shd w:val="clear" w:color="auto" w:fill="FFFFFF"/>
        <w:spacing w:before="0" w:beforeAutospacing="0" w:after="0" w:afterAutospacing="0"/>
        <w:textAlignment w:val="baseline"/>
        <w:rPr>
          <w:color w:val="273239"/>
          <w:spacing w:val="2"/>
        </w:rPr>
      </w:pPr>
      <w:proofErr w:type="gramStart"/>
      <w:r w:rsidRPr="00FB68EF">
        <w:rPr>
          <w:color w:val="273239"/>
          <w:spacing w:val="2"/>
        </w:rPr>
        <w:t>:</w:t>
      </w:r>
      <w:proofErr w:type="spellStart"/>
      <w:r w:rsidRPr="00FB68EF">
        <w:rPr>
          <w:color w:val="273239"/>
          <w:spacing w:val="2"/>
        </w:rPr>
        <w:t>a</w:t>
      </w:r>
      <w:proofErr w:type="gramEnd"/>
      <w:r w:rsidRPr="00FB68EF">
        <w:rPr>
          <w:color w:val="273239"/>
          <w:spacing w:val="2"/>
        </w:rPr>
        <w:t>:b:c</w:t>
      </w:r>
      <w:proofErr w:type="spellEnd"/>
      <w:r w:rsidRPr="00FB68EF">
        <w:rPr>
          <w:color w:val="273239"/>
          <w:spacing w:val="2"/>
        </w:rPr>
        <w:t> specifies that -a and -b require arguments, while -c does not.</w:t>
      </w:r>
    </w:p>
    <w:p w:rsidRPr="00FB68EF" w:rsidR="00FB68EF" w:rsidP="00277988" w:rsidRDefault="00FB68EF" w14:paraId="28BA1550" w14:textId="77777777">
      <w:pPr>
        <w:pStyle w:val="NormalWeb"/>
        <w:numPr>
          <w:ilvl w:val="0"/>
          <w:numId w:val="86"/>
        </w:numPr>
        <w:shd w:val="clear" w:color="auto" w:fill="FFFFFF"/>
        <w:spacing w:before="0" w:beforeAutospacing="0" w:after="0" w:afterAutospacing="0"/>
        <w:textAlignment w:val="baseline"/>
        <w:rPr>
          <w:color w:val="273239"/>
          <w:spacing w:val="2"/>
        </w:rPr>
      </w:pPr>
      <w:r w:rsidRPr="00FB68EF">
        <w:rPr>
          <w:color w:val="273239"/>
          <w:spacing w:val="2"/>
        </w:rPr>
        <w:t>$OPTARG contains the argument for the option if it requires one.</w:t>
      </w:r>
    </w:p>
    <w:p w:rsidRPr="00FB68EF" w:rsidR="00FB68EF" w:rsidP="00277988" w:rsidRDefault="00FB68EF" w14:paraId="05D05F0C" w14:textId="77777777">
      <w:pPr>
        <w:pStyle w:val="NormalWeb"/>
        <w:numPr>
          <w:ilvl w:val="0"/>
          <w:numId w:val="86"/>
        </w:numPr>
        <w:shd w:val="clear" w:color="auto" w:fill="FFFFFF"/>
        <w:spacing w:before="0" w:beforeAutospacing="0" w:after="0" w:afterAutospacing="0"/>
        <w:textAlignment w:val="baseline"/>
        <w:rPr>
          <w:color w:val="273239"/>
          <w:spacing w:val="2"/>
        </w:rPr>
      </w:pPr>
      <w:r w:rsidRPr="00FB68EF">
        <w:rPr>
          <w:color w:val="273239"/>
          <w:spacing w:val="2"/>
        </w:rPr>
        <w:t>The \? case handles invalid options.</w:t>
      </w:r>
    </w:p>
    <w:p w:rsidRPr="00FB68EF" w:rsidR="00FB68EF" w:rsidP="00277988" w:rsidRDefault="00FB68EF" w14:paraId="25DB0D7A" w14:textId="77777777">
      <w:pPr>
        <w:pStyle w:val="NormalWeb"/>
        <w:numPr>
          <w:ilvl w:val="0"/>
          <w:numId w:val="86"/>
        </w:numPr>
        <w:shd w:val="clear" w:color="auto" w:fill="FFFFFF"/>
        <w:spacing w:before="0" w:beforeAutospacing="0" w:after="0" w:afterAutospacing="0"/>
        <w:textAlignment w:val="baseline"/>
        <w:rPr>
          <w:color w:val="273239"/>
          <w:spacing w:val="2"/>
        </w:rPr>
      </w:pPr>
      <w:proofErr w:type="gramStart"/>
      <w:r w:rsidRPr="00FB68EF">
        <w:rPr>
          <w:color w:val="273239"/>
          <w:spacing w:val="2"/>
        </w:rPr>
        <w:t>The :</w:t>
      </w:r>
      <w:proofErr w:type="gramEnd"/>
      <w:r w:rsidRPr="00FB68EF">
        <w:rPr>
          <w:color w:val="273239"/>
          <w:spacing w:val="2"/>
        </w:rPr>
        <w:t> case handles missing arguments for options that require them.</w:t>
      </w:r>
    </w:p>
    <w:p w:rsidR="00FB68EF" w:rsidP="009217EE" w:rsidRDefault="00FB68EF" w14:paraId="29FCAAE2" w14:textId="77777777">
      <w:pPr>
        <w:pStyle w:val="NormalWeb"/>
        <w:shd w:val="clear" w:color="auto" w:fill="FFFFFF"/>
        <w:spacing w:before="0" w:beforeAutospacing="0" w:after="0" w:afterAutospacing="0"/>
        <w:ind w:left="360"/>
        <w:textAlignment w:val="baseline"/>
        <w:rPr>
          <w:color w:val="273239"/>
          <w:spacing w:val="2"/>
        </w:rPr>
      </w:pPr>
    </w:p>
    <w:p w:rsidR="00F54E47" w:rsidP="009217EE" w:rsidRDefault="00F54E47" w14:paraId="16164917" w14:textId="77777777">
      <w:pPr>
        <w:pStyle w:val="NormalWeb"/>
        <w:shd w:val="clear" w:color="auto" w:fill="FFFFFF"/>
        <w:spacing w:before="0" w:beforeAutospacing="0" w:after="0" w:afterAutospacing="0"/>
        <w:ind w:left="360"/>
        <w:textAlignment w:val="baseline"/>
        <w:rPr>
          <w:color w:val="273239"/>
          <w:spacing w:val="2"/>
        </w:rPr>
      </w:pPr>
    </w:p>
    <w:p w:rsidR="00F54E47" w:rsidP="00F54E47" w:rsidRDefault="00F54E47" w14:paraId="17FADE68" w14:textId="603559B5">
      <w:pPr>
        <w:pStyle w:val="NormalWeb"/>
        <w:numPr>
          <w:ilvl w:val="0"/>
          <w:numId w:val="78"/>
        </w:numPr>
        <w:shd w:val="clear" w:color="auto" w:fill="FFFFFF"/>
        <w:spacing w:before="0" w:beforeAutospacing="0" w:after="0" w:afterAutospacing="0"/>
        <w:textAlignment w:val="baseline"/>
        <w:rPr>
          <w:b/>
          <w:bCs/>
          <w:color w:val="273239"/>
          <w:spacing w:val="2"/>
        </w:rPr>
      </w:pPr>
      <w:r w:rsidRPr="00F54E47">
        <w:rPr>
          <w:b/>
          <w:bCs/>
          <w:color w:val="273239"/>
          <w:spacing w:val="2"/>
        </w:rPr>
        <w:t>Deleting and Disabling Linux Accounts</w:t>
      </w:r>
    </w:p>
    <w:p w:rsidR="00F54E47" w:rsidP="00F54E47" w:rsidRDefault="00F54E47" w14:paraId="24B605D3" w14:textId="77777777">
      <w:pPr>
        <w:pStyle w:val="NormalWeb"/>
        <w:shd w:val="clear" w:color="auto" w:fill="FFFFFF"/>
        <w:spacing w:before="0" w:beforeAutospacing="0" w:after="0" w:afterAutospacing="0"/>
        <w:ind w:left="360"/>
        <w:textAlignment w:val="baseline"/>
        <w:rPr>
          <w:color w:val="273239"/>
          <w:spacing w:val="2"/>
        </w:rPr>
      </w:pPr>
    </w:p>
    <w:p w:rsidRPr="00C31878" w:rsidR="00C31878" w:rsidP="00784B06" w:rsidRDefault="00C31878" w14:paraId="17BC3E39" w14:textId="62677E9A">
      <w:pPr>
        <w:pStyle w:val="NormalWeb"/>
        <w:numPr>
          <w:ilvl w:val="0"/>
          <w:numId w:val="79"/>
        </w:numPr>
        <w:shd w:val="clear" w:color="auto" w:fill="FFFFFF"/>
        <w:spacing w:before="0" w:beforeAutospacing="0" w:after="0" w:afterAutospacing="0"/>
        <w:textAlignment w:val="baseline"/>
        <w:rPr>
          <w:b/>
          <w:bCs/>
          <w:color w:val="273239"/>
          <w:spacing w:val="2"/>
        </w:rPr>
      </w:pPr>
      <w:r w:rsidRPr="00C31878">
        <w:rPr>
          <w:b/>
          <w:bCs/>
          <w:color w:val="273239"/>
          <w:spacing w:val="2"/>
        </w:rPr>
        <w:t>Deleting Linux Accounts</w:t>
      </w:r>
      <w:r w:rsidR="00784B06">
        <w:rPr>
          <w:b/>
          <w:bCs/>
          <w:color w:val="273239"/>
          <w:spacing w:val="2"/>
        </w:rPr>
        <w:t xml:space="preserve">: </w:t>
      </w:r>
      <w:r w:rsidRPr="00C31878">
        <w:rPr>
          <w:color w:val="273239"/>
          <w:spacing w:val="2"/>
        </w:rPr>
        <w:t>To delete a user account in Linux, you can use the </w:t>
      </w:r>
      <w:proofErr w:type="spellStart"/>
      <w:r w:rsidRPr="00C31878">
        <w:rPr>
          <w:color w:val="273239"/>
          <w:spacing w:val="2"/>
        </w:rPr>
        <w:t>userdel</w:t>
      </w:r>
      <w:proofErr w:type="spellEnd"/>
      <w:r w:rsidRPr="00C31878">
        <w:rPr>
          <w:color w:val="273239"/>
          <w:spacing w:val="2"/>
        </w:rPr>
        <w:t> command. This command removes the user from the system. If you want to delete the user’s home directory and mail spool, you can use the -r option.</w:t>
      </w:r>
    </w:p>
    <w:p w:rsidRPr="00C31878" w:rsidR="00C31878" w:rsidP="00784B06" w:rsidRDefault="00C31878" w14:paraId="2BABC2E9" w14:textId="77777777">
      <w:pPr>
        <w:pStyle w:val="NormalWeb"/>
        <w:shd w:val="clear" w:color="auto" w:fill="FFFFFF"/>
        <w:spacing w:before="0" w:beforeAutospacing="0" w:after="0" w:afterAutospacing="0"/>
        <w:ind w:left="360"/>
        <w:textAlignment w:val="baseline"/>
        <w:rPr>
          <w:color w:val="273239"/>
          <w:spacing w:val="2"/>
        </w:rPr>
      </w:pPr>
      <w:r w:rsidRPr="00C31878">
        <w:rPr>
          <w:color w:val="273239"/>
          <w:spacing w:val="2"/>
        </w:rPr>
        <w:t>Example:</w:t>
      </w:r>
    </w:p>
    <w:p w:rsidRPr="00C31878" w:rsidR="00C31878" w:rsidP="00784B06" w:rsidRDefault="00C31878" w14:paraId="776132F1" w14:textId="77777777">
      <w:pPr>
        <w:pStyle w:val="NormalWeb"/>
        <w:shd w:val="clear" w:color="auto" w:fill="FFFFFF"/>
        <w:spacing w:before="0" w:beforeAutospacing="0" w:after="0" w:afterAutospacing="0"/>
        <w:ind w:left="360"/>
        <w:textAlignment w:val="baseline"/>
        <w:rPr>
          <w:color w:val="273239"/>
          <w:spacing w:val="2"/>
        </w:rPr>
      </w:pPr>
      <w:proofErr w:type="gramStart"/>
      <w:r w:rsidRPr="00C31878">
        <w:rPr>
          <w:color w:val="273239"/>
          <w:spacing w:val="2"/>
        </w:rPr>
        <w:t>#!/</w:t>
      </w:r>
      <w:proofErr w:type="gramEnd"/>
      <w:r w:rsidRPr="00C31878">
        <w:rPr>
          <w:color w:val="273239"/>
          <w:spacing w:val="2"/>
        </w:rPr>
        <w:t>bin/bash</w:t>
      </w:r>
    </w:p>
    <w:p w:rsidRPr="00C31878" w:rsidR="00C31878" w:rsidP="00784B06" w:rsidRDefault="00C31878" w14:paraId="66EC40A2" w14:textId="77777777">
      <w:pPr>
        <w:pStyle w:val="NormalWeb"/>
        <w:shd w:val="clear" w:color="auto" w:fill="FFFFFF"/>
        <w:spacing w:before="0" w:beforeAutospacing="0" w:after="0" w:afterAutospacing="0"/>
        <w:ind w:left="360"/>
        <w:textAlignment w:val="baseline"/>
        <w:rPr>
          <w:color w:val="273239"/>
          <w:spacing w:val="2"/>
        </w:rPr>
      </w:pPr>
      <w:proofErr w:type="spellStart"/>
      <w:r w:rsidRPr="00C31878">
        <w:rPr>
          <w:color w:val="273239"/>
          <w:spacing w:val="2"/>
        </w:rPr>
        <w:t>sudo</w:t>
      </w:r>
      <w:proofErr w:type="spellEnd"/>
      <w:r w:rsidRPr="00C31878">
        <w:rPr>
          <w:color w:val="273239"/>
          <w:spacing w:val="2"/>
        </w:rPr>
        <w:t xml:space="preserve"> </w:t>
      </w:r>
      <w:proofErr w:type="spellStart"/>
      <w:r w:rsidRPr="00C31878">
        <w:rPr>
          <w:color w:val="273239"/>
          <w:spacing w:val="2"/>
        </w:rPr>
        <w:t>userdel</w:t>
      </w:r>
      <w:proofErr w:type="spellEnd"/>
      <w:r w:rsidRPr="00C31878">
        <w:rPr>
          <w:color w:val="273239"/>
          <w:spacing w:val="2"/>
        </w:rPr>
        <w:t xml:space="preserve"> -r username</w:t>
      </w:r>
    </w:p>
    <w:p w:rsidR="00C31878" w:rsidP="00784B06" w:rsidRDefault="00C31878" w14:paraId="10787513" w14:textId="77777777">
      <w:pPr>
        <w:pStyle w:val="NormalWeb"/>
        <w:shd w:val="clear" w:color="auto" w:fill="FFFFFF"/>
        <w:ind w:left="360"/>
        <w:textAlignment w:val="baseline"/>
        <w:rPr>
          <w:spacing w:val="2"/>
        </w:rPr>
      </w:pPr>
      <w:hyperlink w:tgtFrame="_blank" w:history="1" r:id="rId12">
        <w:r w:rsidRPr="00C31878">
          <w:rPr>
            <w:rStyle w:val="Hyperlink"/>
            <w:color w:val="auto"/>
            <w:spacing w:val="2"/>
            <w:u w:val="none"/>
          </w:rPr>
          <w:t>This script deletes the user username along with their home directory</w:t>
        </w:r>
      </w:hyperlink>
    </w:p>
    <w:p w:rsidRPr="003C044E" w:rsidR="003C044E" w:rsidP="003C044E" w:rsidRDefault="003C044E" w14:paraId="7B1D040C" w14:textId="1DA64652">
      <w:pPr>
        <w:pStyle w:val="NormalWeb"/>
        <w:numPr>
          <w:ilvl w:val="0"/>
          <w:numId w:val="79"/>
        </w:numPr>
        <w:shd w:val="clear" w:color="auto" w:fill="FFFFFF"/>
        <w:textAlignment w:val="baseline"/>
        <w:rPr>
          <w:b/>
          <w:bCs/>
          <w:spacing w:val="2"/>
        </w:rPr>
      </w:pPr>
      <w:r w:rsidRPr="003C044E">
        <w:rPr>
          <w:b/>
          <w:bCs/>
          <w:spacing w:val="2"/>
        </w:rPr>
        <w:t>Disabling Linux Account</w:t>
      </w:r>
      <w:r>
        <w:rPr>
          <w:b/>
          <w:bCs/>
          <w:spacing w:val="2"/>
        </w:rPr>
        <w:t xml:space="preserve">s: </w:t>
      </w:r>
      <w:r w:rsidRPr="003C044E">
        <w:rPr>
          <w:spacing w:val="2"/>
        </w:rPr>
        <w:t xml:space="preserve">To disable a user account, you can use the </w:t>
      </w:r>
      <w:proofErr w:type="spellStart"/>
      <w:r w:rsidRPr="003C044E">
        <w:rPr>
          <w:spacing w:val="2"/>
        </w:rPr>
        <w:t>usermod</w:t>
      </w:r>
      <w:proofErr w:type="spellEnd"/>
      <w:r w:rsidRPr="003C044E">
        <w:rPr>
          <w:spacing w:val="2"/>
        </w:rPr>
        <w:t xml:space="preserve"> command with the -L option to lock the account. This prevents the user from logging in.</w:t>
      </w:r>
    </w:p>
    <w:p w:rsidRPr="003C044E" w:rsidR="003C044E" w:rsidP="00902AEA" w:rsidRDefault="003C044E" w14:paraId="14DB1C66" w14:textId="0F761E16">
      <w:pPr>
        <w:pStyle w:val="NormalWeb"/>
        <w:shd w:val="clear" w:color="auto" w:fill="FFFFFF"/>
        <w:spacing w:before="0" w:beforeAutospacing="0" w:after="0" w:afterAutospacing="0"/>
        <w:textAlignment w:val="baseline"/>
        <w:rPr>
          <w:spacing w:val="2"/>
        </w:rPr>
      </w:pPr>
      <w:r w:rsidRPr="003C044E">
        <w:rPr>
          <w:spacing w:val="2"/>
        </w:rPr>
        <w:t>Example:</w:t>
      </w:r>
    </w:p>
    <w:p w:rsidRPr="003C044E" w:rsidR="003C044E" w:rsidP="00902AEA" w:rsidRDefault="003C044E" w14:paraId="34DD25D6" w14:textId="77777777">
      <w:pPr>
        <w:pStyle w:val="NormalWeb"/>
        <w:shd w:val="clear" w:color="auto" w:fill="FFFFFF"/>
        <w:spacing w:before="0" w:beforeAutospacing="0" w:after="0" w:afterAutospacing="0"/>
        <w:textAlignment w:val="baseline"/>
        <w:rPr>
          <w:spacing w:val="2"/>
        </w:rPr>
      </w:pPr>
      <w:proofErr w:type="gramStart"/>
      <w:r w:rsidRPr="003C044E">
        <w:rPr>
          <w:spacing w:val="2"/>
        </w:rPr>
        <w:t>#!/</w:t>
      </w:r>
      <w:proofErr w:type="gramEnd"/>
      <w:r w:rsidRPr="003C044E">
        <w:rPr>
          <w:spacing w:val="2"/>
        </w:rPr>
        <w:t>bin/bash</w:t>
      </w:r>
    </w:p>
    <w:p w:rsidRPr="00C31878" w:rsidR="003C044E" w:rsidP="00902AEA" w:rsidRDefault="003C044E" w14:paraId="783B0D2F" w14:textId="416CF2F5">
      <w:pPr>
        <w:pStyle w:val="NormalWeb"/>
        <w:shd w:val="clear" w:color="auto" w:fill="FFFFFF"/>
        <w:tabs>
          <w:tab w:val="left" w:pos="3790"/>
        </w:tabs>
        <w:spacing w:before="0" w:beforeAutospacing="0" w:after="0" w:afterAutospacing="0"/>
        <w:textAlignment w:val="baseline"/>
        <w:rPr>
          <w:spacing w:val="2"/>
        </w:rPr>
      </w:pPr>
      <w:proofErr w:type="spellStart"/>
      <w:r w:rsidRPr="003C044E">
        <w:rPr>
          <w:spacing w:val="2"/>
        </w:rPr>
        <w:t>sudo</w:t>
      </w:r>
      <w:proofErr w:type="spellEnd"/>
      <w:r w:rsidRPr="003C044E">
        <w:rPr>
          <w:spacing w:val="2"/>
        </w:rPr>
        <w:t xml:space="preserve"> </w:t>
      </w:r>
      <w:proofErr w:type="spellStart"/>
      <w:r w:rsidRPr="003C044E">
        <w:rPr>
          <w:spacing w:val="2"/>
        </w:rPr>
        <w:t>usermod</w:t>
      </w:r>
      <w:proofErr w:type="spellEnd"/>
      <w:r w:rsidRPr="003C044E">
        <w:rPr>
          <w:spacing w:val="2"/>
        </w:rPr>
        <w:t xml:space="preserve"> -L username</w:t>
      </w:r>
      <w:r w:rsidR="00902AEA">
        <w:rPr>
          <w:spacing w:val="2"/>
        </w:rPr>
        <w:tab/>
      </w:r>
    </w:p>
    <w:p w:rsidR="00C31878" w:rsidP="00F54E47" w:rsidRDefault="00C31878" w14:paraId="3D355A79" w14:textId="77777777">
      <w:pPr>
        <w:pStyle w:val="NormalWeb"/>
        <w:shd w:val="clear" w:color="auto" w:fill="FFFFFF"/>
        <w:spacing w:before="0" w:beforeAutospacing="0" w:after="0" w:afterAutospacing="0"/>
        <w:ind w:left="360"/>
        <w:textAlignment w:val="baseline"/>
        <w:rPr>
          <w:color w:val="273239"/>
          <w:spacing w:val="2"/>
        </w:rPr>
      </w:pPr>
    </w:p>
    <w:p w:rsidR="00A53F27" w:rsidP="00F54E47" w:rsidRDefault="00A53F27" w14:paraId="0DB49E69" w14:textId="77777777">
      <w:pPr>
        <w:pStyle w:val="NormalWeb"/>
        <w:shd w:val="clear" w:color="auto" w:fill="FFFFFF"/>
        <w:spacing w:before="0" w:beforeAutospacing="0" w:after="0" w:afterAutospacing="0"/>
        <w:ind w:left="360"/>
        <w:textAlignment w:val="baseline"/>
        <w:rPr>
          <w:color w:val="273239"/>
          <w:spacing w:val="2"/>
        </w:rPr>
      </w:pPr>
    </w:p>
    <w:p w:rsidR="00A53F27" w:rsidP="00471427" w:rsidRDefault="00471427" w14:paraId="2D3D65D8" w14:textId="758B457C">
      <w:pPr>
        <w:pStyle w:val="NormalWeb"/>
        <w:numPr>
          <w:ilvl w:val="0"/>
          <w:numId w:val="78"/>
        </w:numPr>
        <w:shd w:val="clear" w:color="auto" w:fill="FFFFFF"/>
        <w:spacing w:before="0" w:beforeAutospacing="0" w:after="0" w:afterAutospacing="0"/>
        <w:textAlignment w:val="baseline"/>
        <w:rPr>
          <w:b/>
          <w:bCs/>
          <w:color w:val="273239"/>
          <w:spacing w:val="2"/>
        </w:rPr>
      </w:pPr>
      <w:r w:rsidRPr="00471427">
        <w:rPr>
          <w:b/>
          <w:bCs/>
          <w:color w:val="273239"/>
          <w:spacing w:val="2"/>
        </w:rPr>
        <w:t>Cut and Awk</w:t>
      </w:r>
    </w:p>
    <w:p w:rsidRPr="008561CA" w:rsidR="008561CA" w:rsidP="005E0252" w:rsidRDefault="008561CA" w14:paraId="46328A29" w14:textId="48F11E47">
      <w:pPr>
        <w:pStyle w:val="NormalWeb"/>
        <w:numPr>
          <w:ilvl w:val="0"/>
          <w:numId w:val="79"/>
        </w:numPr>
        <w:shd w:val="clear" w:color="auto" w:fill="FFFFFF"/>
        <w:textAlignment w:val="baseline"/>
        <w:rPr>
          <w:b/>
          <w:bCs/>
          <w:color w:val="273239"/>
          <w:spacing w:val="2"/>
        </w:rPr>
      </w:pPr>
      <w:r w:rsidRPr="008561CA">
        <w:rPr>
          <w:color w:val="273239"/>
          <w:spacing w:val="2"/>
        </w:rPr>
        <w:t>cut</w:t>
      </w:r>
      <w:r w:rsidRPr="008561CA">
        <w:rPr>
          <w:b/>
          <w:bCs/>
          <w:color w:val="273239"/>
          <w:spacing w:val="2"/>
        </w:rPr>
        <w:t> Command</w:t>
      </w:r>
      <w:r>
        <w:rPr>
          <w:b/>
          <w:bCs/>
          <w:color w:val="273239"/>
          <w:spacing w:val="2"/>
        </w:rPr>
        <w:t xml:space="preserve">: </w:t>
      </w:r>
      <w:r w:rsidRPr="008561CA">
        <w:rPr>
          <w:color w:val="273239"/>
          <w:spacing w:val="2"/>
        </w:rPr>
        <w:t>The cut command is used to extract sections from each line of input, typically from a file. It can cut by bytes, characters, or fields.</w:t>
      </w:r>
    </w:p>
    <w:p w:rsidRPr="008561CA" w:rsidR="008561CA" w:rsidP="005E0252" w:rsidRDefault="008561CA" w14:paraId="1BEB11FA" w14:textId="77777777">
      <w:pPr>
        <w:pStyle w:val="NormalWeb"/>
        <w:shd w:val="clear" w:color="auto" w:fill="FFFFFF"/>
        <w:spacing w:before="0" w:beforeAutospacing="0" w:after="0" w:afterAutospacing="0"/>
        <w:ind w:left="360"/>
        <w:textAlignment w:val="baseline"/>
        <w:rPr>
          <w:b/>
          <w:bCs/>
          <w:color w:val="273239"/>
          <w:spacing w:val="2"/>
        </w:rPr>
      </w:pPr>
      <w:r w:rsidRPr="008561CA">
        <w:rPr>
          <w:b/>
          <w:bCs/>
          <w:color w:val="273239"/>
          <w:spacing w:val="2"/>
        </w:rPr>
        <w:t>Examples:</w:t>
      </w:r>
    </w:p>
    <w:p w:rsidRPr="008561CA" w:rsidR="008561CA" w:rsidP="00277988" w:rsidRDefault="008561CA" w14:paraId="241D5773" w14:textId="77777777">
      <w:pPr>
        <w:pStyle w:val="NormalWeb"/>
        <w:numPr>
          <w:ilvl w:val="0"/>
          <w:numId w:val="87"/>
        </w:numPr>
        <w:shd w:val="clear" w:color="auto" w:fill="FFFFFF"/>
        <w:spacing w:before="0" w:beforeAutospacing="0" w:after="0" w:afterAutospacing="0"/>
        <w:textAlignment w:val="baseline"/>
        <w:rPr>
          <w:color w:val="273239"/>
          <w:spacing w:val="2"/>
        </w:rPr>
      </w:pPr>
      <w:r w:rsidRPr="008561CA">
        <w:rPr>
          <w:b/>
          <w:bCs/>
          <w:color w:val="273239"/>
          <w:spacing w:val="2"/>
        </w:rPr>
        <w:t>Cut by Field</w:t>
      </w:r>
      <w:r w:rsidRPr="008561CA">
        <w:rPr>
          <w:color w:val="273239"/>
          <w:spacing w:val="2"/>
        </w:rPr>
        <w:t>:</w:t>
      </w:r>
    </w:p>
    <w:p w:rsidRPr="008561CA" w:rsidR="008561CA" w:rsidP="005E0252" w:rsidRDefault="008561CA" w14:paraId="14B09007" w14:textId="77777777">
      <w:pPr>
        <w:pStyle w:val="NormalWeb"/>
        <w:shd w:val="clear" w:color="auto" w:fill="FFFFFF"/>
        <w:spacing w:before="0" w:beforeAutospacing="0" w:after="0" w:afterAutospacing="0"/>
        <w:ind w:left="360"/>
        <w:textAlignment w:val="baseline"/>
        <w:rPr>
          <w:color w:val="273239"/>
          <w:spacing w:val="2"/>
        </w:rPr>
      </w:pPr>
      <w:r w:rsidRPr="008561CA">
        <w:rPr>
          <w:color w:val="273239"/>
          <w:spacing w:val="2"/>
        </w:rPr>
        <w:t># Extract the first and third fields from a comma-separated file</w:t>
      </w:r>
    </w:p>
    <w:p w:rsidRPr="008561CA" w:rsidR="008561CA" w:rsidP="005E0252" w:rsidRDefault="005E0252" w14:paraId="54920753" w14:textId="79C6AAE0">
      <w:pPr>
        <w:pStyle w:val="NormalWeb"/>
        <w:shd w:val="clear" w:color="auto" w:fill="FFFFFF"/>
        <w:spacing w:before="0" w:beforeAutospacing="0" w:after="0" w:afterAutospacing="0"/>
        <w:textAlignment w:val="baseline"/>
        <w:rPr>
          <w:color w:val="273239"/>
          <w:spacing w:val="2"/>
        </w:rPr>
      </w:pPr>
      <w:r>
        <w:rPr>
          <w:color w:val="273239"/>
          <w:spacing w:val="2"/>
        </w:rPr>
        <w:t xml:space="preserve">      </w:t>
      </w:r>
      <w:r w:rsidRPr="008561CA" w:rsidR="008561CA">
        <w:rPr>
          <w:color w:val="273239"/>
          <w:spacing w:val="2"/>
        </w:rPr>
        <w:t>cut -d',' -f1,3 file.txt</w:t>
      </w:r>
    </w:p>
    <w:p w:rsidRPr="008561CA" w:rsidR="008561CA" w:rsidP="005E0252" w:rsidRDefault="008561CA" w14:paraId="012FF07F" w14:textId="77777777">
      <w:pPr>
        <w:pStyle w:val="NormalWeb"/>
        <w:shd w:val="clear" w:color="auto" w:fill="FFFFFF"/>
        <w:spacing w:before="0" w:beforeAutospacing="0" w:after="0" w:afterAutospacing="0"/>
        <w:ind w:left="360"/>
        <w:textAlignment w:val="baseline"/>
        <w:rPr>
          <w:color w:val="273239"/>
          <w:spacing w:val="2"/>
        </w:rPr>
      </w:pPr>
      <w:r w:rsidRPr="008561CA">
        <w:rPr>
          <w:color w:val="273239"/>
          <w:spacing w:val="2"/>
        </w:rPr>
        <w:t>Here, -d',' specifies the delimiter as a comma, and -f1,3 specifies the fields to extract.</w:t>
      </w:r>
    </w:p>
    <w:p w:rsidRPr="008561CA" w:rsidR="008561CA" w:rsidP="00277988" w:rsidRDefault="008561CA" w14:paraId="2729D67C" w14:textId="77777777">
      <w:pPr>
        <w:pStyle w:val="NormalWeb"/>
        <w:numPr>
          <w:ilvl w:val="0"/>
          <w:numId w:val="87"/>
        </w:numPr>
        <w:shd w:val="clear" w:color="auto" w:fill="FFFFFF"/>
        <w:spacing w:before="0" w:beforeAutospacing="0" w:after="0" w:afterAutospacing="0"/>
        <w:textAlignment w:val="baseline"/>
        <w:rPr>
          <w:color w:val="273239"/>
          <w:spacing w:val="2"/>
        </w:rPr>
      </w:pPr>
      <w:r w:rsidRPr="008561CA">
        <w:rPr>
          <w:b/>
          <w:bCs/>
          <w:color w:val="273239"/>
          <w:spacing w:val="2"/>
        </w:rPr>
        <w:t>Cut by Character</w:t>
      </w:r>
      <w:r w:rsidRPr="008561CA">
        <w:rPr>
          <w:color w:val="273239"/>
          <w:spacing w:val="2"/>
        </w:rPr>
        <w:t>:</w:t>
      </w:r>
    </w:p>
    <w:p w:rsidRPr="008561CA" w:rsidR="008561CA" w:rsidP="00025EFF" w:rsidRDefault="008561CA" w14:paraId="0B161C2E" w14:textId="77777777">
      <w:pPr>
        <w:pStyle w:val="NormalWeb"/>
        <w:shd w:val="clear" w:color="auto" w:fill="FFFFFF"/>
        <w:spacing w:before="0" w:beforeAutospacing="0" w:after="0" w:afterAutospacing="0"/>
        <w:ind w:left="360"/>
        <w:textAlignment w:val="baseline"/>
        <w:rPr>
          <w:color w:val="273239"/>
          <w:spacing w:val="2"/>
        </w:rPr>
      </w:pPr>
      <w:r w:rsidRPr="008561CA">
        <w:rPr>
          <w:color w:val="273239"/>
          <w:spacing w:val="2"/>
        </w:rPr>
        <w:t># Extract characters 1 to 5 from each line</w:t>
      </w:r>
    </w:p>
    <w:p w:rsidRPr="008561CA" w:rsidR="008561CA" w:rsidP="00025EFF" w:rsidRDefault="00025EFF" w14:paraId="6A43DA7A" w14:textId="0B4ED1C1">
      <w:pPr>
        <w:pStyle w:val="NormalWeb"/>
        <w:shd w:val="clear" w:color="auto" w:fill="FFFFFF"/>
        <w:spacing w:before="0" w:beforeAutospacing="0" w:after="0" w:afterAutospacing="0"/>
        <w:textAlignment w:val="baseline"/>
        <w:rPr>
          <w:color w:val="273239"/>
          <w:spacing w:val="2"/>
        </w:rPr>
      </w:pPr>
      <w:r>
        <w:rPr>
          <w:color w:val="273239"/>
          <w:spacing w:val="2"/>
        </w:rPr>
        <w:t xml:space="preserve">       </w:t>
      </w:r>
      <w:r w:rsidRPr="008561CA" w:rsidR="008561CA">
        <w:rPr>
          <w:color w:val="273239"/>
          <w:spacing w:val="2"/>
        </w:rPr>
        <w:t>cut -c1-5 file.txt</w:t>
      </w:r>
    </w:p>
    <w:p w:rsidRPr="008561CA" w:rsidR="008561CA" w:rsidP="00025EFF" w:rsidRDefault="008561CA" w14:paraId="438514FF" w14:textId="3AD6A70C">
      <w:pPr>
        <w:pStyle w:val="NormalWeb"/>
        <w:numPr>
          <w:ilvl w:val="0"/>
          <w:numId w:val="79"/>
        </w:numPr>
        <w:shd w:val="clear" w:color="auto" w:fill="FFFFFF"/>
        <w:spacing w:before="0" w:beforeAutospacing="0" w:after="0" w:afterAutospacing="0"/>
        <w:textAlignment w:val="baseline"/>
        <w:rPr>
          <w:b/>
          <w:bCs/>
          <w:color w:val="273239"/>
          <w:spacing w:val="2"/>
        </w:rPr>
      </w:pPr>
      <w:r w:rsidRPr="008561CA">
        <w:rPr>
          <w:color w:val="273239"/>
          <w:spacing w:val="2"/>
        </w:rPr>
        <w:t>awk</w:t>
      </w:r>
      <w:r w:rsidRPr="008561CA">
        <w:rPr>
          <w:b/>
          <w:bCs/>
          <w:color w:val="273239"/>
          <w:spacing w:val="2"/>
        </w:rPr>
        <w:t> Command</w:t>
      </w:r>
      <w:r w:rsidR="00025EFF">
        <w:rPr>
          <w:b/>
          <w:bCs/>
          <w:color w:val="273239"/>
          <w:spacing w:val="2"/>
        </w:rPr>
        <w:t xml:space="preserve">: </w:t>
      </w:r>
      <w:r w:rsidRPr="008561CA">
        <w:rPr>
          <w:color w:val="273239"/>
          <w:spacing w:val="2"/>
        </w:rPr>
        <w:t>awk is a powerful programming language for pattern scanning and processing. It is used for manipulating data and generating reports.</w:t>
      </w:r>
    </w:p>
    <w:p w:rsidRPr="008561CA" w:rsidR="008561CA" w:rsidP="00025EFF" w:rsidRDefault="008561CA" w14:paraId="638354EC" w14:textId="77777777">
      <w:pPr>
        <w:pStyle w:val="NormalWeb"/>
        <w:shd w:val="clear" w:color="auto" w:fill="FFFFFF"/>
        <w:spacing w:before="0" w:beforeAutospacing="0" w:after="0" w:afterAutospacing="0"/>
        <w:ind w:left="360"/>
        <w:textAlignment w:val="baseline"/>
        <w:rPr>
          <w:b/>
          <w:bCs/>
          <w:color w:val="273239"/>
          <w:spacing w:val="2"/>
        </w:rPr>
      </w:pPr>
      <w:r w:rsidRPr="008561CA">
        <w:rPr>
          <w:b/>
          <w:bCs/>
          <w:color w:val="273239"/>
          <w:spacing w:val="2"/>
        </w:rPr>
        <w:t>Basic Syntax:</w:t>
      </w:r>
    </w:p>
    <w:p w:rsidRPr="008561CA" w:rsidR="008561CA" w:rsidP="00025EFF" w:rsidRDefault="008561CA" w14:paraId="405DDD37" w14:textId="77777777">
      <w:pPr>
        <w:pStyle w:val="NormalWeb"/>
        <w:shd w:val="clear" w:color="auto" w:fill="FFFFFF"/>
        <w:spacing w:before="0" w:beforeAutospacing="0" w:after="0" w:afterAutospacing="0"/>
        <w:ind w:left="360"/>
        <w:textAlignment w:val="baseline"/>
        <w:rPr>
          <w:color w:val="273239"/>
          <w:spacing w:val="2"/>
        </w:rPr>
      </w:pPr>
      <w:r w:rsidRPr="008561CA">
        <w:rPr>
          <w:color w:val="273239"/>
          <w:spacing w:val="2"/>
        </w:rPr>
        <w:t xml:space="preserve">awk 'pattern </w:t>
      </w:r>
      <w:proofErr w:type="gramStart"/>
      <w:r w:rsidRPr="008561CA">
        <w:rPr>
          <w:color w:val="273239"/>
          <w:spacing w:val="2"/>
        </w:rPr>
        <w:t>{ action</w:t>
      </w:r>
      <w:proofErr w:type="gramEnd"/>
      <w:r w:rsidRPr="008561CA">
        <w:rPr>
          <w:color w:val="273239"/>
          <w:spacing w:val="2"/>
        </w:rPr>
        <w:t xml:space="preserve"> }' file</w:t>
      </w:r>
    </w:p>
    <w:p w:rsidRPr="008561CA" w:rsidR="008561CA" w:rsidP="00025EFF" w:rsidRDefault="008561CA" w14:paraId="6BFC6E01"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pattern: The condition to match.</w:t>
      </w:r>
    </w:p>
    <w:p w:rsidR="008561CA" w:rsidP="00025EFF" w:rsidRDefault="008561CA" w14:paraId="4E151333"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action: The action to perform on matching lines.</w:t>
      </w:r>
    </w:p>
    <w:p w:rsidRPr="008561CA" w:rsidR="00025EFF" w:rsidP="00025EFF" w:rsidRDefault="00025EFF" w14:paraId="60C2247E" w14:textId="77777777">
      <w:pPr>
        <w:pStyle w:val="NormalWeb"/>
        <w:shd w:val="clear" w:color="auto" w:fill="FFFFFF"/>
        <w:spacing w:before="0" w:beforeAutospacing="0" w:after="0" w:afterAutospacing="0"/>
        <w:ind w:left="720"/>
        <w:textAlignment w:val="baseline"/>
        <w:rPr>
          <w:color w:val="273239"/>
          <w:spacing w:val="2"/>
        </w:rPr>
      </w:pPr>
    </w:p>
    <w:p w:rsidRPr="008561CA" w:rsidR="008561CA" w:rsidP="00025EFF" w:rsidRDefault="008561CA" w14:paraId="198E68AA" w14:textId="77777777">
      <w:pPr>
        <w:pStyle w:val="NormalWeb"/>
        <w:shd w:val="clear" w:color="auto" w:fill="FFFFFF"/>
        <w:spacing w:before="0" w:beforeAutospacing="0" w:after="0" w:afterAutospacing="0"/>
        <w:ind w:left="360"/>
        <w:textAlignment w:val="baseline"/>
        <w:rPr>
          <w:b/>
          <w:bCs/>
          <w:color w:val="273239"/>
          <w:spacing w:val="2"/>
        </w:rPr>
      </w:pPr>
      <w:r w:rsidRPr="008561CA">
        <w:rPr>
          <w:b/>
          <w:bCs/>
          <w:color w:val="273239"/>
          <w:spacing w:val="2"/>
        </w:rPr>
        <w:t>Examples:</w:t>
      </w:r>
    </w:p>
    <w:p w:rsidRPr="008561CA" w:rsidR="008561CA" w:rsidP="00277988" w:rsidRDefault="008561CA" w14:paraId="07521322" w14:textId="77777777">
      <w:pPr>
        <w:pStyle w:val="NormalWeb"/>
        <w:numPr>
          <w:ilvl w:val="0"/>
          <w:numId w:val="88"/>
        </w:numPr>
        <w:shd w:val="clear" w:color="auto" w:fill="FFFFFF"/>
        <w:spacing w:before="0" w:beforeAutospacing="0" w:after="0" w:afterAutospacing="0"/>
        <w:textAlignment w:val="baseline"/>
        <w:rPr>
          <w:color w:val="273239"/>
          <w:spacing w:val="2"/>
        </w:rPr>
      </w:pPr>
      <w:r w:rsidRPr="008561CA">
        <w:rPr>
          <w:b/>
          <w:bCs/>
          <w:color w:val="273239"/>
          <w:spacing w:val="2"/>
        </w:rPr>
        <w:t>Print Specific Fields</w:t>
      </w:r>
      <w:r w:rsidRPr="008561CA">
        <w:rPr>
          <w:color w:val="273239"/>
          <w:spacing w:val="2"/>
        </w:rPr>
        <w:t>:</w:t>
      </w:r>
    </w:p>
    <w:p w:rsidRPr="008561CA" w:rsidR="008561CA" w:rsidP="00025EFF" w:rsidRDefault="008561CA" w14:paraId="72B4BCDD"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 Print the first and third fields of a space-separated file</w:t>
      </w:r>
    </w:p>
    <w:p w:rsidRPr="008561CA" w:rsidR="008561CA" w:rsidP="00025EFF" w:rsidRDefault="008561CA" w14:paraId="1ABE6F5C"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awk '{print $1, $3}' file.txt</w:t>
      </w:r>
    </w:p>
    <w:p w:rsidRPr="008561CA" w:rsidR="008561CA" w:rsidP="00277988" w:rsidRDefault="008561CA" w14:paraId="16C2E6AE" w14:textId="77777777">
      <w:pPr>
        <w:pStyle w:val="NormalWeb"/>
        <w:numPr>
          <w:ilvl w:val="0"/>
          <w:numId w:val="88"/>
        </w:numPr>
        <w:shd w:val="clear" w:color="auto" w:fill="FFFFFF"/>
        <w:spacing w:before="0" w:beforeAutospacing="0" w:after="0" w:afterAutospacing="0"/>
        <w:textAlignment w:val="baseline"/>
        <w:rPr>
          <w:color w:val="273239"/>
          <w:spacing w:val="2"/>
        </w:rPr>
      </w:pPr>
      <w:r w:rsidRPr="008561CA">
        <w:rPr>
          <w:b/>
          <w:bCs/>
          <w:color w:val="273239"/>
          <w:spacing w:val="2"/>
        </w:rPr>
        <w:t>Pattern Matching</w:t>
      </w:r>
      <w:r w:rsidRPr="008561CA">
        <w:rPr>
          <w:color w:val="273239"/>
          <w:spacing w:val="2"/>
        </w:rPr>
        <w:t>:</w:t>
      </w:r>
    </w:p>
    <w:p w:rsidRPr="008561CA" w:rsidR="008561CA" w:rsidP="00025EFF" w:rsidRDefault="008561CA" w14:paraId="4E1854E9"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 Print lines containing the word "manager"</w:t>
      </w:r>
    </w:p>
    <w:p w:rsidRPr="008561CA" w:rsidR="008561CA" w:rsidP="00025EFF" w:rsidRDefault="008561CA" w14:paraId="167E5539"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awk '/manager/ {print}' employee.txt</w:t>
      </w:r>
    </w:p>
    <w:p w:rsidRPr="008561CA" w:rsidR="008561CA" w:rsidP="00277988" w:rsidRDefault="008561CA" w14:paraId="079838BD" w14:textId="77777777">
      <w:pPr>
        <w:pStyle w:val="NormalWeb"/>
        <w:numPr>
          <w:ilvl w:val="0"/>
          <w:numId w:val="88"/>
        </w:numPr>
        <w:shd w:val="clear" w:color="auto" w:fill="FFFFFF"/>
        <w:spacing w:before="0" w:beforeAutospacing="0" w:after="0" w:afterAutospacing="0"/>
        <w:textAlignment w:val="baseline"/>
        <w:rPr>
          <w:color w:val="273239"/>
          <w:spacing w:val="2"/>
        </w:rPr>
      </w:pPr>
      <w:r w:rsidRPr="008561CA">
        <w:rPr>
          <w:b/>
          <w:bCs/>
          <w:color w:val="273239"/>
          <w:spacing w:val="2"/>
        </w:rPr>
        <w:t>Field Manipulation</w:t>
      </w:r>
      <w:r w:rsidRPr="008561CA">
        <w:rPr>
          <w:color w:val="273239"/>
          <w:spacing w:val="2"/>
        </w:rPr>
        <w:t>:</w:t>
      </w:r>
    </w:p>
    <w:p w:rsidRPr="008561CA" w:rsidR="008561CA" w:rsidP="00025EFF" w:rsidRDefault="008561CA" w14:paraId="75C553A5" w14:textId="77777777">
      <w:pPr>
        <w:pStyle w:val="NormalWeb"/>
        <w:shd w:val="clear" w:color="auto" w:fill="FFFFFF"/>
        <w:spacing w:before="0" w:beforeAutospacing="0" w:after="0" w:afterAutospacing="0"/>
        <w:ind w:left="720"/>
        <w:textAlignment w:val="baseline"/>
        <w:rPr>
          <w:color w:val="273239"/>
          <w:spacing w:val="2"/>
        </w:rPr>
      </w:pPr>
      <w:r w:rsidRPr="008561CA">
        <w:rPr>
          <w:color w:val="273239"/>
          <w:spacing w:val="2"/>
        </w:rPr>
        <w:t># Print the first field and the sum of the second and third fields</w:t>
      </w:r>
    </w:p>
    <w:p w:rsidRPr="008561CA" w:rsidR="008561CA" w:rsidP="00025EFF" w:rsidRDefault="00025EFF" w14:paraId="2E26C87E" w14:textId="1A37D25C">
      <w:pPr>
        <w:pStyle w:val="NormalWeb"/>
        <w:shd w:val="clear" w:color="auto" w:fill="FFFFFF"/>
        <w:spacing w:before="0" w:beforeAutospacing="0" w:after="0" w:afterAutospacing="0"/>
        <w:ind w:left="360"/>
        <w:textAlignment w:val="baseline"/>
        <w:rPr>
          <w:color w:val="273239"/>
          <w:spacing w:val="2"/>
        </w:rPr>
      </w:pPr>
      <w:r>
        <w:rPr>
          <w:color w:val="273239"/>
          <w:spacing w:val="2"/>
        </w:rPr>
        <w:t xml:space="preserve">      </w:t>
      </w:r>
      <w:r w:rsidRPr="008561CA" w:rsidR="008561CA">
        <w:rPr>
          <w:color w:val="273239"/>
          <w:spacing w:val="2"/>
        </w:rPr>
        <w:t>awk '{print $1, $2 + $3}' file.txt</w:t>
      </w:r>
    </w:p>
    <w:p w:rsidR="00471427" w:rsidP="008561CA" w:rsidRDefault="00471427" w14:paraId="34FBCBB7" w14:textId="77777777">
      <w:pPr>
        <w:pStyle w:val="NormalWeb"/>
        <w:shd w:val="clear" w:color="auto" w:fill="FFFFFF"/>
        <w:spacing w:before="0" w:beforeAutospacing="0" w:after="0" w:afterAutospacing="0"/>
        <w:ind w:left="360"/>
        <w:textAlignment w:val="baseline"/>
        <w:rPr>
          <w:color w:val="273239"/>
          <w:spacing w:val="2"/>
        </w:rPr>
      </w:pPr>
    </w:p>
    <w:p w:rsidR="00B659BE" w:rsidP="008561CA" w:rsidRDefault="00B659BE" w14:paraId="1624A851" w14:textId="77777777">
      <w:pPr>
        <w:pStyle w:val="NormalWeb"/>
        <w:shd w:val="clear" w:color="auto" w:fill="FFFFFF"/>
        <w:spacing w:before="0" w:beforeAutospacing="0" w:after="0" w:afterAutospacing="0"/>
        <w:ind w:left="360"/>
        <w:textAlignment w:val="baseline"/>
        <w:rPr>
          <w:color w:val="273239"/>
          <w:spacing w:val="2"/>
        </w:rPr>
      </w:pPr>
    </w:p>
    <w:p w:rsidR="00DA2EF5" w:rsidP="008561CA" w:rsidRDefault="00DA2EF5" w14:paraId="1334B4C0" w14:textId="77777777">
      <w:pPr>
        <w:pStyle w:val="NormalWeb"/>
        <w:shd w:val="clear" w:color="auto" w:fill="FFFFFF"/>
        <w:spacing w:before="0" w:beforeAutospacing="0" w:after="0" w:afterAutospacing="0"/>
        <w:ind w:left="360"/>
        <w:textAlignment w:val="baseline"/>
        <w:rPr>
          <w:color w:val="273239"/>
          <w:spacing w:val="2"/>
        </w:rPr>
      </w:pPr>
    </w:p>
    <w:p w:rsidR="00C23D49" w:rsidP="00C23D49" w:rsidRDefault="00C23D49" w14:paraId="325F35C2" w14:textId="78D2B167">
      <w:pPr>
        <w:pStyle w:val="NormalWeb"/>
        <w:numPr>
          <w:ilvl w:val="0"/>
          <w:numId w:val="78"/>
        </w:numPr>
        <w:shd w:val="clear" w:color="auto" w:fill="FFFFFF"/>
        <w:spacing w:before="0" w:beforeAutospacing="0" w:after="0" w:afterAutospacing="0"/>
        <w:textAlignment w:val="baseline"/>
        <w:rPr>
          <w:b/>
          <w:bCs/>
          <w:color w:val="273239"/>
          <w:spacing w:val="2"/>
        </w:rPr>
      </w:pPr>
      <w:r w:rsidRPr="00C23D49">
        <w:rPr>
          <w:b/>
          <w:bCs/>
          <w:color w:val="273239"/>
          <w:spacing w:val="2"/>
        </w:rPr>
        <w:t>Configuring a Mini Network and Scripting for Remote Systems</w:t>
      </w:r>
    </w:p>
    <w:p w:rsidR="00C23D49" w:rsidP="00C23D49" w:rsidRDefault="00C23D49" w14:paraId="53B1EBC2" w14:textId="77777777">
      <w:pPr>
        <w:pStyle w:val="NormalWeb"/>
        <w:shd w:val="clear" w:color="auto" w:fill="FFFFFF"/>
        <w:spacing w:before="0" w:beforeAutospacing="0" w:after="0" w:afterAutospacing="0"/>
        <w:ind w:left="360"/>
        <w:textAlignment w:val="baseline"/>
        <w:rPr>
          <w:b/>
          <w:bCs/>
          <w:color w:val="273239"/>
          <w:spacing w:val="2"/>
        </w:rPr>
      </w:pPr>
    </w:p>
    <w:p w:rsidRPr="00192FEA" w:rsidR="00192FEA" w:rsidP="00192FEA" w:rsidRDefault="00192FEA" w14:paraId="4CD7E569" w14:textId="77777777">
      <w:pPr>
        <w:pStyle w:val="NormalWeb"/>
        <w:shd w:val="clear" w:color="auto" w:fill="FFFFFF"/>
        <w:ind w:left="360"/>
        <w:textAlignment w:val="baseline"/>
        <w:rPr>
          <w:color w:val="273239"/>
          <w:spacing w:val="2"/>
        </w:rPr>
      </w:pPr>
      <w:r w:rsidRPr="00192FEA">
        <w:rPr>
          <w:color w:val="273239"/>
          <w:spacing w:val="2"/>
        </w:rPr>
        <w:t>Configuring a mini network and scripting for remote systems in Linux can be quite powerful for managing and automating tasks across multiple machines. Here are some key steps and concepts:</w:t>
      </w:r>
    </w:p>
    <w:p w:rsidRPr="00192FEA" w:rsidR="00192FEA" w:rsidP="00192FEA" w:rsidRDefault="00192FEA" w14:paraId="1188C57D" w14:textId="77777777">
      <w:pPr>
        <w:pStyle w:val="NormalWeb"/>
        <w:shd w:val="clear" w:color="auto" w:fill="FFFFFF"/>
        <w:spacing w:before="0"/>
        <w:ind w:left="360"/>
        <w:textAlignment w:val="baseline"/>
        <w:rPr>
          <w:b/>
          <w:bCs/>
          <w:color w:val="273239"/>
          <w:spacing w:val="2"/>
        </w:rPr>
      </w:pPr>
      <w:r w:rsidRPr="00192FEA">
        <w:rPr>
          <w:b/>
          <w:bCs/>
          <w:color w:val="273239"/>
          <w:spacing w:val="2"/>
        </w:rPr>
        <w:t>Configuring a Mini Network</w:t>
      </w:r>
    </w:p>
    <w:p w:rsidR="00192FEA" w:rsidP="00277988" w:rsidRDefault="00192FEA" w14:paraId="59A48EEB" w14:textId="4C051CB5">
      <w:pPr>
        <w:pStyle w:val="NormalWeb"/>
        <w:numPr>
          <w:ilvl w:val="0"/>
          <w:numId w:val="89"/>
        </w:numPr>
        <w:shd w:val="clear" w:color="auto" w:fill="FFFFFF"/>
        <w:textAlignment w:val="baseline"/>
        <w:rPr>
          <w:color w:val="273239"/>
          <w:spacing w:val="2"/>
        </w:rPr>
      </w:pPr>
      <w:r w:rsidRPr="00192FEA">
        <w:rPr>
          <w:b/>
          <w:bCs/>
          <w:color w:val="273239"/>
          <w:spacing w:val="2"/>
        </w:rPr>
        <w:t>Setting Up Virtual Machines</w:t>
      </w:r>
      <w:r w:rsidRPr="00192FEA">
        <w:rPr>
          <w:color w:val="273239"/>
          <w:spacing w:val="2"/>
        </w:rPr>
        <w:t>:</w:t>
      </w:r>
      <w:r>
        <w:rPr>
          <w:color w:val="273239"/>
          <w:spacing w:val="2"/>
        </w:rPr>
        <w:t xml:space="preserve"> </w:t>
      </w:r>
      <w:r w:rsidRPr="00192FEA">
        <w:rPr>
          <w:color w:val="273239"/>
          <w:spacing w:val="2"/>
        </w:rPr>
        <w:t>Use tools like VirtualBox or VMware to create virtual machines (VMs).</w:t>
      </w:r>
      <w:r w:rsidR="00753BE7">
        <w:rPr>
          <w:color w:val="273239"/>
          <w:spacing w:val="2"/>
        </w:rPr>
        <w:t xml:space="preserve"> </w:t>
      </w:r>
    </w:p>
    <w:p w:rsidRPr="00753BE7" w:rsidR="00753BE7" w:rsidP="00277988" w:rsidRDefault="00753BE7" w14:paraId="2794EEFE" w14:textId="6E5DE9BF">
      <w:pPr>
        <w:pStyle w:val="NormalWeb"/>
        <w:numPr>
          <w:ilvl w:val="0"/>
          <w:numId w:val="89"/>
        </w:numPr>
        <w:shd w:val="clear" w:color="auto" w:fill="FFFFFF"/>
        <w:textAlignment w:val="baseline"/>
        <w:rPr>
          <w:color w:val="273239"/>
          <w:spacing w:val="2"/>
        </w:rPr>
      </w:pPr>
      <w:r w:rsidRPr="00753BE7">
        <w:rPr>
          <w:color w:val="273239"/>
          <w:spacing w:val="2"/>
        </w:rPr>
        <w:t>Assigning IP Addresses:</w:t>
      </w:r>
      <w:r>
        <w:rPr>
          <w:color w:val="273239"/>
          <w:spacing w:val="2"/>
        </w:rPr>
        <w:t xml:space="preserve"> </w:t>
      </w:r>
      <w:r w:rsidRPr="00753BE7">
        <w:rPr>
          <w:color w:val="273239"/>
          <w:spacing w:val="2"/>
        </w:rPr>
        <w:t>Assign static IP addresses to each VM for easier management.</w:t>
      </w:r>
      <w:r>
        <w:rPr>
          <w:color w:val="273239"/>
          <w:spacing w:val="2"/>
        </w:rPr>
        <w:t xml:space="preserve"> </w:t>
      </w:r>
      <w:r w:rsidRPr="00753BE7">
        <w:rPr>
          <w:color w:val="273239"/>
          <w:spacing w:val="2"/>
        </w:rPr>
        <w:t>Edit the /etc/network/interfaces file (Debian-based) or /etc/</w:t>
      </w:r>
      <w:proofErr w:type="spellStart"/>
      <w:r w:rsidRPr="00753BE7">
        <w:rPr>
          <w:color w:val="273239"/>
          <w:spacing w:val="2"/>
        </w:rPr>
        <w:t>sysconfig</w:t>
      </w:r>
      <w:proofErr w:type="spellEnd"/>
      <w:r w:rsidRPr="00753BE7">
        <w:rPr>
          <w:color w:val="273239"/>
          <w:spacing w:val="2"/>
        </w:rPr>
        <w:t>/network-scripts/ifcfg-eth0 (Red Hat-based) to set static IPs.</w:t>
      </w:r>
    </w:p>
    <w:p w:rsidRPr="009D080D" w:rsidR="009D080D" w:rsidP="00277988" w:rsidRDefault="009D080D" w14:paraId="71F61CE5" w14:textId="3DAD31E6">
      <w:pPr>
        <w:pStyle w:val="NormalWeb"/>
        <w:numPr>
          <w:ilvl w:val="0"/>
          <w:numId w:val="89"/>
        </w:numPr>
        <w:shd w:val="clear" w:color="auto" w:fill="FFFFFF"/>
        <w:textAlignment w:val="baseline"/>
        <w:rPr>
          <w:color w:val="273239"/>
          <w:spacing w:val="2"/>
        </w:rPr>
      </w:pPr>
      <w:r w:rsidRPr="009D080D">
        <w:rPr>
          <w:color w:val="273239"/>
          <w:spacing w:val="2"/>
        </w:rPr>
        <w:t>Configuring SSH:</w:t>
      </w:r>
      <w:r>
        <w:rPr>
          <w:color w:val="273239"/>
          <w:spacing w:val="2"/>
        </w:rPr>
        <w:t xml:space="preserve"> </w:t>
      </w:r>
      <w:r w:rsidRPr="009D080D">
        <w:rPr>
          <w:color w:val="273239"/>
          <w:spacing w:val="2"/>
        </w:rPr>
        <w:t>Install and configure SSH on each VM to allow remote access.</w:t>
      </w:r>
    </w:p>
    <w:p w:rsidRPr="00192FEA" w:rsidR="00753BE7" w:rsidP="009D080D" w:rsidRDefault="00361761" w14:paraId="4098F20A" w14:textId="33369A85">
      <w:pPr>
        <w:pStyle w:val="NormalWeb"/>
        <w:shd w:val="clear" w:color="auto" w:fill="FFFFFF"/>
        <w:ind w:left="360"/>
        <w:textAlignment w:val="baseline"/>
        <w:rPr>
          <w:color w:val="273239"/>
          <w:spacing w:val="2"/>
        </w:rPr>
      </w:pPr>
      <w:r w:rsidRPr="00361761">
        <w:rPr>
          <w:color w:val="273239"/>
          <w:spacing w:val="2"/>
        </w:rPr>
        <w:t>Scripting for Remote Systems</w:t>
      </w:r>
    </w:p>
    <w:p w:rsidR="00713DCA" w:rsidP="5A533B76" w:rsidRDefault="00713DCA" w14:paraId="26AC612C" w14:textId="77777777">
      <w:pPr>
        <w:pStyle w:val="NormalWeb"/>
        <w:numPr>
          <w:ilvl w:val="0"/>
          <w:numId w:val="90"/>
        </w:numPr>
        <w:shd w:val="clear" w:color="auto" w:fill="FFFFFF" w:themeFill="background1"/>
        <w:spacing w:before="0" w:beforeAutospacing="0" w:after="0" w:afterAutospacing="0"/>
        <w:textAlignment w:val="baseline"/>
        <w:rPr>
          <w:color w:val="273239"/>
          <w:spacing w:val="2"/>
        </w:rPr>
      </w:pPr>
      <w:r w:rsidRPr="00713DCA">
        <w:rPr>
          <w:b/>
          <w:bCs/>
          <w:color w:val="273239"/>
          <w:spacing w:val="2"/>
        </w:rPr>
        <w:t>Using SSH for Remote Commands</w:t>
      </w:r>
      <w:r w:rsidRPr="00713DCA">
        <w:rPr>
          <w:color w:val="273239"/>
          <w:spacing w:val="2"/>
        </w:rPr>
        <w:t>:</w:t>
      </w:r>
      <w:r>
        <w:rPr>
          <w:color w:val="273239"/>
          <w:spacing w:val="2"/>
        </w:rPr>
        <w:t xml:space="preserve"> </w:t>
      </w:r>
      <w:r w:rsidRPr="00713DCA">
        <w:rPr>
          <w:color w:val="273239"/>
          <w:spacing w:val="2"/>
        </w:rPr>
        <w:t>You can execute commands on remote systems using SSH.</w:t>
      </w:r>
    </w:p>
    <w:p w:rsidRPr="00713DCA" w:rsidR="00713DCA" w:rsidP="00713DCA" w:rsidRDefault="00713DCA" w14:paraId="0718D7A8" w14:textId="326D503F">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 xml:space="preserve">ssh </w:t>
      </w:r>
      <w:proofErr w:type="spellStart"/>
      <w:r w:rsidRPr="00713DCA">
        <w:rPr>
          <w:color w:val="273239"/>
          <w:spacing w:val="2"/>
        </w:rPr>
        <w:t>user@remote_host</w:t>
      </w:r>
      <w:proofErr w:type="spellEnd"/>
      <w:r w:rsidRPr="00713DCA">
        <w:rPr>
          <w:color w:val="273239"/>
          <w:spacing w:val="2"/>
        </w:rPr>
        <w:t xml:space="preserve"> 'command'</w:t>
      </w:r>
    </w:p>
    <w:p w:rsidRPr="00713DCA" w:rsidR="00713DCA" w:rsidP="00277988" w:rsidRDefault="00713DCA" w14:paraId="6A6CAFBD" w14:textId="24777F02">
      <w:pPr>
        <w:pStyle w:val="NormalWeb"/>
        <w:numPr>
          <w:ilvl w:val="0"/>
          <w:numId w:val="90"/>
        </w:numPr>
        <w:shd w:val="clear" w:color="auto" w:fill="FFFFFF"/>
        <w:spacing w:before="0" w:beforeAutospacing="0" w:after="0" w:afterAutospacing="0"/>
        <w:textAlignment w:val="baseline"/>
        <w:rPr>
          <w:color w:val="273239"/>
          <w:spacing w:val="2"/>
        </w:rPr>
      </w:pPr>
      <w:r w:rsidRPr="00713DCA">
        <w:rPr>
          <w:b/>
          <w:bCs/>
          <w:color w:val="273239"/>
          <w:spacing w:val="2"/>
        </w:rPr>
        <w:t>Automating Tasks with Scripts</w:t>
      </w:r>
      <w:r w:rsidRPr="00713DCA">
        <w:rPr>
          <w:color w:val="273239"/>
          <w:spacing w:val="2"/>
        </w:rPr>
        <w:t>:</w:t>
      </w:r>
      <w:r w:rsidR="002D4EB1">
        <w:rPr>
          <w:color w:val="273239"/>
          <w:spacing w:val="2"/>
        </w:rPr>
        <w:t xml:space="preserve"> </w:t>
      </w:r>
      <w:r w:rsidRPr="00713DCA">
        <w:rPr>
          <w:color w:val="273239"/>
          <w:spacing w:val="2"/>
        </w:rPr>
        <w:t>Create scripts to automate tasks across multiple systems.</w:t>
      </w:r>
    </w:p>
    <w:p w:rsidRPr="00713DCA" w:rsidR="00713DCA" w:rsidP="002D4EB1" w:rsidRDefault="00713DCA" w14:paraId="669EE1AA" w14:textId="77777777">
      <w:pPr>
        <w:pStyle w:val="NormalWeb"/>
        <w:shd w:val="clear" w:color="auto" w:fill="FFFFFF"/>
        <w:spacing w:before="0" w:beforeAutospacing="0" w:after="0" w:afterAutospacing="0"/>
        <w:ind w:left="720"/>
        <w:textAlignment w:val="baseline"/>
        <w:rPr>
          <w:color w:val="273239"/>
          <w:spacing w:val="2"/>
        </w:rPr>
      </w:pPr>
      <w:proofErr w:type="gramStart"/>
      <w:r w:rsidRPr="00713DCA">
        <w:rPr>
          <w:color w:val="273239"/>
          <w:spacing w:val="2"/>
        </w:rPr>
        <w:t>#!/</w:t>
      </w:r>
      <w:proofErr w:type="gramEnd"/>
      <w:r w:rsidRPr="00713DCA">
        <w:rPr>
          <w:color w:val="273239"/>
          <w:spacing w:val="2"/>
        </w:rPr>
        <w:t>bin/bash</w:t>
      </w:r>
    </w:p>
    <w:p w:rsidRPr="00713DCA" w:rsidR="00713DCA" w:rsidP="002D4EB1" w:rsidRDefault="00713DCA" w14:paraId="78442832"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for host in host1 host2 host3; do</w:t>
      </w:r>
    </w:p>
    <w:p w:rsidRPr="00713DCA" w:rsidR="00713DCA" w:rsidP="002D4EB1" w:rsidRDefault="00713DCA" w14:paraId="69C70684"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 xml:space="preserve">  ssh user@$host '</w:t>
      </w:r>
      <w:proofErr w:type="spellStart"/>
      <w:r w:rsidRPr="00713DCA">
        <w:rPr>
          <w:color w:val="273239"/>
          <w:spacing w:val="2"/>
        </w:rPr>
        <w:t>sudo</w:t>
      </w:r>
      <w:proofErr w:type="spellEnd"/>
      <w:r w:rsidRPr="00713DCA">
        <w:rPr>
          <w:color w:val="273239"/>
          <w:spacing w:val="2"/>
        </w:rPr>
        <w:t xml:space="preserve"> apt update &amp;&amp; </w:t>
      </w:r>
      <w:proofErr w:type="spellStart"/>
      <w:r w:rsidRPr="00713DCA">
        <w:rPr>
          <w:color w:val="273239"/>
          <w:spacing w:val="2"/>
        </w:rPr>
        <w:t>sudo</w:t>
      </w:r>
      <w:proofErr w:type="spellEnd"/>
      <w:r w:rsidRPr="00713DCA">
        <w:rPr>
          <w:color w:val="273239"/>
          <w:spacing w:val="2"/>
        </w:rPr>
        <w:t xml:space="preserve"> apt upgrade -y'</w:t>
      </w:r>
    </w:p>
    <w:p w:rsidRPr="00713DCA" w:rsidR="00713DCA" w:rsidP="002D4EB1" w:rsidRDefault="00713DCA" w14:paraId="1351D5A4"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done</w:t>
      </w:r>
    </w:p>
    <w:p w:rsidRPr="00713DCA" w:rsidR="00713DCA" w:rsidP="00277988" w:rsidRDefault="00713DCA" w14:paraId="0062D5BD" w14:textId="0362A955">
      <w:pPr>
        <w:pStyle w:val="NormalWeb"/>
        <w:numPr>
          <w:ilvl w:val="0"/>
          <w:numId w:val="90"/>
        </w:numPr>
        <w:shd w:val="clear" w:color="auto" w:fill="FFFFFF"/>
        <w:spacing w:before="0" w:beforeAutospacing="0" w:after="0" w:afterAutospacing="0"/>
        <w:textAlignment w:val="baseline"/>
        <w:rPr>
          <w:color w:val="273239"/>
          <w:spacing w:val="2"/>
        </w:rPr>
      </w:pPr>
      <w:r w:rsidRPr="00713DCA">
        <w:rPr>
          <w:b/>
          <w:bCs/>
          <w:color w:val="273239"/>
          <w:spacing w:val="2"/>
        </w:rPr>
        <w:t>Copying Files to Remote Systems</w:t>
      </w:r>
      <w:r w:rsidRPr="00713DCA">
        <w:rPr>
          <w:color w:val="273239"/>
          <w:spacing w:val="2"/>
        </w:rPr>
        <w:t>:</w:t>
      </w:r>
      <w:r w:rsidR="002D4EB1">
        <w:rPr>
          <w:color w:val="273239"/>
          <w:spacing w:val="2"/>
        </w:rPr>
        <w:t xml:space="preserve"> </w:t>
      </w:r>
      <w:r w:rsidRPr="00713DCA">
        <w:rPr>
          <w:color w:val="273239"/>
          <w:spacing w:val="2"/>
        </w:rPr>
        <w:t>Use </w:t>
      </w:r>
      <w:proofErr w:type="spellStart"/>
      <w:r w:rsidRPr="00713DCA">
        <w:rPr>
          <w:color w:val="273239"/>
          <w:spacing w:val="2"/>
        </w:rPr>
        <w:t>scp</w:t>
      </w:r>
      <w:proofErr w:type="spellEnd"/>
      <w:r w:rsidRPr="00713DCA">
        <w:rPr>
          <w:color w:val="273239"/>
          <w:spacing w:val="2"/>
        </w:rPr>
        <w:t> or </w:t>
      </w:r>
      <w:proofErr w:type="spellStart"/>
      <w:r w:rsidRPr="00713DCA">
        <w:rPr>
          <w:color w:val="273239"/>
          <w:spacing w:val="2"/>
        </w:rPr>
        <w:t>rsync</w:t>
      </w:r>
      <w:proofErr w:type="spellEnd"/>
      <w:r w:rsidRPr="00713DCA">
        <w:rPr>
          <w:color w:val="273239"/>
          <w:spacing w:val="2"/>
        </w:rPr>
        <w:t> to copy files to remote systems.</w:t>
      </w:r>
    </w:p>
    <w:p w:rsidRPr="00713DCA" w:rsidR="00713DCA" w:rsidP="002D4EB1" w:rsidRDefault="00713DCA" w14:paraId="6AAE5261" w14:textId="77777777">
      <w:pPr>
        <w:pStyle w:val="NormalWeb"/>
        <w:shd w:val="clear" w:color="auto" w:fill="FFFFFF"/>
        <w:spacing w:before="0" w:beforeAutospacing="0" w:after="0" w:afterAutospacing="0"/>
        <w:ind w:left="720"/>
        <w:textAlignment w:val="baseline"/>
        <w:rPr>
          <w:color w:val="273239"/>
          <w:spacing w:val="2"/>
        </w:rPr>
      </w:pPr>
      <w:proofErr w:type="spellStart"/>
      <w:r w:rsidRPr="00713DCA">
        <w:rPr>
          <w:color w:val="273239"/>
          <w:spacing w:val="2"/>
        </w:rPr>
        <w:t>scp</w:t>
      </w:r>
      <w:proofErr w:type="spellEnd"/>
      <w:r w:rsidRPr="00713DCA">
        <w:rPr>
          <w:color w:val="273239"/>
          <w:spacing w:val="2"/>
        </w:rPr>
        <w:t xml:space="preserve"> file.txt </w:t>
      </w:r>
      <w:proofErr w:type="spellStart"/>
      <w:r w:rsidRPr="00713DCA">
        <w:rPr>
          <w:color w:val="273239"/>
          <w:spacing w:val="2"/>
        </w:rPr>
        <w:t>user@remote_host</w:t>
      </w:r>
      <w:proofErr w:type="spellEnd"/>
      <w:r w:rsidRPr="00713DCA">
        <w:rPr>
          <w:color w:val="273239"/>
          <w:spacing w:val="2"/>
        </w:rPr>
        <w:t>:/path/to/destination</w:t>
      </w:r>
    </w:p>
    <w:p w:rsidRPr="00713DCA" w:rsidR="00713DCA" w:rsidP="00277988" w:rsidRDefault="00713DCA" w14:paraId="2AD4D907" w14:textId="02B81F83">
      <w:pPr>
        <w:pStyle w:val="NormalWeb"/>
        <w:numPr>
          <w:ilvl w:val="0"/>
          <w:numId w:val="90"/>
        </w:numPr>
        <w:shd w:val="clear" w:color="auto" w:fill="FFFFFF"/>
        <w:spacing w:before="0" w:beforeAutospacing="0" w:after="0" w:afterAutospacing="0"/>
        <w:textAlignment w:val="baseline"/>
        <w:rPr>
          <w:color w:val="273239"/>
          <w:spacing w:val="2"/>
        </w:rPr>
      </w:pPr>
      <w:r w:rsidRPr="00713DCA">
        <w:rPr>
          <w:b/>
          <w:bCs/>
          <w:color w:val="273239"/>
          <w:spacing w:val="2"/>
        </w:rPr>
        <w:t>Running Local Scripts on Remote Systems</w:t>
      </w:r>
      <w:r w:rsidRPr="00713DCA">
        <w:rPr>
          <w:color w:val="273239"/>
          <w:spacing w:val="2"/>
        </w:rPr>
        <w:t>:</w:t>
      </w:r>
      <w:r w:rsidR="002D4EB1">
        <w:rPr>
          <w:color w:val="273239"/>
          <w:spacing w:val="2"/>
        </w:rPr>
        <w:t xml:space="preserve"> </w:t>
      </w:r>
      <w:r w:rsidRPr="00713DCA">
        <w:rPr>
          <w:color w:val="273239"/>
          <w:spacing w:val="2"/>
        </w:rPr>
        <w:t>You can run a local script on a remote system by copying it and then executing it.</w:t>
      </w:r>
    </w:p>
    <w:p w:rsidRPr="00713DCA" w:rsidR="00713DCA" w:rsidP="002D4EB1" w:rsidRDefault="00713DCA" w14:paraId="4296B649" w14:textId="77777777">
      <w:pPr>
        <w:pStyle w:val="NormalWeb"/>
        <w:shd w:val="clear" w:color="auto" w:fill="FFFFFF"/>
        <w:spacing w:before="0" w:beforeAutospacing="0" w:after="0" w:afterAutospacing="0"/>
        <w:ind w:left="720"/>
        <w:textAlignment w:val="baseline"/>
        <w:rPr>
          <w:color w:val="273239"/>
          <w:spacing w:val="2"/>
        </w:rPr>
      </w:pPr>
      <w:proofErr w:type="spellStart"/>
      <w:r w:rsidRPr="00713DCA">
        <w:rPr>
          <w:color w:val="273239"/>
          <w:spacing w:val="2"/>
        </w:rPr>
        <w:t>scp</w:t>
      </w:r>
      <w:proofErr w:type="spellEnd"/>
      <w:r w:rsidRPr="00713DCA">
        <w:rPr>
          <w:color w:val="273239"/>
          <w:spacing w:val="2"/>
        </w:rPr>
        <w:t xml:space="preserve"> script.sh </w:t>
      </w:r>
      <w:proofErr w:type="spellStart"/>
      <w:r w:rsidRPr="00713DCA">
        <w:rPr>
          <w:color w:val="273239"/>
          <w:spacing w:val="2"/>
        </w:rPr>
        <w:t>user@remote_host</w:t>
      </w:r>
      <w:proofErr w:type="spellEnd"/>
      <w:r w:rsidRPr="00713DCA">
        <w:rPr>
          <w:color w:val="273239"/>
          <w:spacing w:val="2"/>
        </w:rPr>
        <w:t>:/</w:t>
      </w:r>
      <w:proofErr w:type="spellStart"/>
      <w:r w:rsidRPr="00713DCA">
        <w:rPr>
          <w:color w:val="273239"/>
          <w:spacing w:val="2"/>
        </w:rPr>
        <w:t>tmp</w:t>
      </w:r>
      <w:proofErr w:type="spellEnd"/>
      <w:r w:rsidRPr="00713DCA">
        <w:rPr>
          <w:color w:val="273239"/>
          <w:spacing w:val="2"/>
        </w:rPr>
        <w:t>/</w:t>
      </w:r>
    </w:p>
    <w:p w:rsidRPr="00713DCA" w:rsidR="00713DCA" w:rsidP="002D4EB1" w:rsidRDefault="00713DCA" w14:paraId="2ADBF912"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 xml:space="preserve">ssh </w:t>
      </w:r>
      <w:proofErr w:type="spellStart"/>
      <w:r w:rsidRPr="00713DCA">
        <w:rPr>
          <w:color w:val="273239"/>
          <w:spacing w:val="2"/>
        </w:rPr>
        <w:t>user@remote_host</w:t>
      </w:r>
      <w:proofErr w:type="spellEnd"/>
      <w:r w:rsidRPr="00713DCA">
        <w:rPr>
          <w:color w:val="273239"/>
          <w:spacing w:val="2"/>
        </w:rPr>
        <w:t xml:space="preserve"> 'bash /</w:t>
      </w:r>
      <w:proofErr w:type="spellStart"/>
      <w:r w:rsidRPr="00713DCA">
        <w:rPr>
          <w:color w:val="273239"/>
          <w:spacing w:val="2"/>
        </w:rPr>
        <w:t>tmp</w:t>
      </w:r>
      <w:proofErr w:type="spellEnd"/>
      <w:r w:rsidRPr="00713DCA">
        <w:rPr>
          <w:color w:val="273239"/>
          <w:spacing w:val="2"/>
        </w:rPr>
        <w:t>/script.sh'</w:t>
      </w:r>
    </w:p>
    <w:p w:rsidRPr="00713DCA" w:rsidR="00713DCA" w:rsidP="00277988" w:rsidRDefault="00713DCA" w14:paraId="0F0426BB" w14:textId="7435E449">
      <w:pPr>
        <w:pStyle w:val="NormalWeb"/>
        <w:numPr>
          <w:ilvl w:val="0"/>
          <w:numId w:val="90"/>
        </w:numPr>
        <w:shd w:val="clear" w:color="auto" w:fill="FFFFFF"/>
        <w:spacing w:before="0" w:beforeAutospacing="0" w:after="0" w:afterAutospacing="0"/>
        <w:textAlignment w:val="baseline"/>
        <w:rPr>
          <w:color w:val="273239"/>
          <w:spacing w:val="2"/>
        </w:rPr>
      </w:pPr>
      <w:r w:rsidRPr="00713DCA">
        <w:rPr>
          <w:b/>
          <w:bCs/>
          <w:color w:val="273239"/>
          <w:spacing w:val="2"/>
        </w:rPr>
        <w:t>Using </w:t>
      </w:r>
      <w:proofErr w:type="gramStart"/>
      <w:r w:rsidRPr="00713DCA">
        <w:rPr>
          <w:color w:val="273239"/>
          <w:spacing w:val="2"/>
        </w:rPr>
        <w:t>expect</w:t>
      </w:r>
      <w:proofErr w:type="gramEnd"/>
      <w:r w:rsidRPr="00713DCA">
        <w:rPr>
          <w:b/>
          <w:bCs/>
          <w:color w:val="273239"/>
          <w:spacing w:val="2"/>
        </w:rPr>
        <w:t> for Automated Interactions</w:t>
      </w:r>
      <w:r w:rsidRPr="00713DCA">
        <w:rPr>
          <w:color w:val="273239"/>
          <w:spacing w:val="2"/>
        </w:rPr>
        <w:t>:</w:t>
      </w:r>
      <w:r w:rsidR="006C49FD">
        <w:rPr>
          <w:color w:val="273239"/>
          <w:spacing w:val="2"/>
        </w:rPr>
        <w:t xml:space="preserve"> </w:t>
      </w:r>
      <w:r w:rsidRPr="00713DCA">
        <w:rPr>
          <w:color w:val="273239"/>
          <w:spacing w:val="2"/>
        </w:rPr>
        <w:t>The expect command can automate interactions with programs that require user input.</w:t>
      </w:r>
    </w:p>
    <w:p w:rsidRPr="00713DCA" w:rsidR="00713DCA" w:rsidP="006C49FD" w:rsidRDefault="00713DCA" w14:paraId="2D4E829E" w14:textId="77777777">
      <w:pPr>
        <w:pStyle w:val="NormalWeb"/>
        <w:shd w:val="clear" w:color="auto" w:fill="FFFFFF"/>
        <w:spacing w:before="0" w:beforeAutospacing="0" w:after="0" w:afterAutospacing="0"/>
        <w:ind w:left="720"/>
        <w:textAlignment w:val="baseline"/>
        <w:rPr>
          <w:color w:val="273239"/>
          <w:spacing w:val="2"/>
        </w:rPr>
      </w:pPr>
      <w:proofErr w:type="gramStart"/>
      <w:r w:rsidRPr="00713DCA">
        <w:rPr>
          <w:color w:val="273239"/>
          <w:spacing w:val="2"/>
        </w:rPr>
        <w:t>#!/</w:t>
      </w:r>
      <w:proofErr w:type="gramEnd"/>
      <w:r w:rsidRPr="00713DCA">
        <w:rPr>
          <w:color w:val="273239"/>
          <w:spacing w:val="2"/>
        </w:rPr>
        <w:t>usr/bin/expect</w:t>
      </w:r>
    </w:p>
    <w:p w:rsidRPr="00713DCA" w:rsidR="00713DCA" w:rsidP="006C49FD" w:rsidRDefault="00713DCA" w14:paraId="37F5A118"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 xml:space="preserve">spawn ssh </w:t>
      </w:r>
      <w:proofErr w:type="spellStart"/>
      <w:r w:rsidRPr="00713DCA">
        <w:rPr>
          <w:color w:val="273239"/>
          <w:spacing w:val="2"/>
        </w:rPr>
        <w:t>user@remote_host</w:t>
      </w:r>
      <w:proofErr w:type="spellEnd"/>
    </w:p>
    <w:p w:rsidRPr="00713DCA" w:rsidR="00713DCA" w:rsidP="006C49FD" w:rsidRDefault="00713DCA" w14:paraId="6531EA50"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expect "password:"</w:t>
      </w:r>
    </w:p>
    <w:p w:rsidR="00311D77" w:rsidP="00311D77" w:rsidRDefault="00713DCA" w14:paraId="25012E3A" w14:textId="77777777">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send "</w:t>
      </w:r>
      <w:proofErr w:type="spellStart"/>
      <w:r w:rsidRPr="00713DCA">
        <w:rPr>
          <w:color w:val="273239"/>
          <w:spacing w:val="2"/>
        </w:rPr>
        <w:t>your_password</w:t>
      </w:r>
      <w:proofErr w:type="spellEnd"/>
      <w:r w:rsidRPr="00713DCA">
        <w:rPr>
          <w:color w:val="273239"/>
          <w:spacing w:val="2"/>
        </w:rPr>
        <w:t>\r"</w:t>
      </w:r>
    </w:p>
    <w:p w:rsidRPr="00713DCA" w:rsidR="00713DCA" w:rsidP="00311D77" w:rsidRDefault="00713DCA" w14:paraId="075642CF" w14:textId="65130058">
      <w:pPr>
        <w:pStyle w:val="NormalWeb"/>
        <w:shd w:val="clear" w:color="auto" w:fill="FFFFFF"/>
        <w:spacing w:before="0" w:beforeAutospacing="0" w:after="0" w:afterAutospacing="0"/>
        <w:ind w:left="720"/>
        <w:textAlignment w:val="baseline"/>
        <w:rPr>
          <w:color w:val="273239"/>
          <w:spacing w:val="2"/>
        </w:rPr>
      </w:pPr>
      <w:r w:rsidRPr="00713DCA">
        <w:rPr>
          <w:color w:val="273239"/>
          <w:spacing w:val="2"/>
        </w:rPr>
        <w:t>interact</w:t>
      </w:r>
    </w:p>
    <w:p w:rsidRPr="00C23D49" w:rsidR="00C23D49" w:rsidP="00C23D49" w:rsidRDefault="00C23D49" w14:paraId="18F3AF72" w14:textId="77777777">
      <w:pPr>
        <w:pStyle w:val="NormalWeb"/>
        <w:shd w:val="clear" w:color="auto" w:fill="FFFFFF"/>
        <w:spacing w:before="0" w:beforeAutospacing="0" w:after="0" w:afterAutospacing="0"/>
        <w:ind w:left="360"/>
        <w:textAlignment w:val="baseline"/>
        <w:rPr>
          <w:color w:val="273239"/>
          <w:spacing w:val="2"/>
        </w:rPr>
      </w:pPr>
    </w:p>
    <w:sectPr w:rsidRPr="00C23D49" w:rsidR="00C23D4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s>
</file>

<file path=word/intelligence2.xml><?xml version="1.0" encoding="utf-8"?>
<int2:intelligence xmlns:int2="http://schemas.microsoft.com/office/intelligence/2020/intelligence" xmlns:oel="http://schemas.microsoft.com/office/2019/extlst">
  <int2:observations>
    <int2:bookmark int2:bookmarkName="_Int_W1e1YSBd" int2:invalidationBookmarkName="" int2:hashCode="a5QuKDH5csIuKw" int2:id="ZqmoohQ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61D"/>
    <w:multiLevelType w:val="multilevel"/>
    <w:tmpl w:val="70329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25A9E"/>
    <w:multiLevelType w:val="multilevel"/>
    <w:tmpl w:val="9766A136"/>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96197C"/>
    <w:multiLevelType w:val="multilevel"/>
    <w:tmpl w:val="F63E73C8"/>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8857BE4"/>
    <w:multiLevelType w:val="multilevel"/>
    <w:tmpl w:val="70C4AE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8D0467F"/>
    <w:multiLevelType w:val="hybridMultilevel"/>
    <w:tmpl w:val="75D01412"/>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96801D1"/>
    <w:multiLevelType w:val="hybridMultilevel"/>
    <w:tmpl w:val="D23E4F80"/>
    <w:lvl w:ilvl="0" w:tplc="4009000B">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6" w15:restartNumberingAfterBreak="0">
    <w:nsid w:val="0A150112"/>
    <w:multiLevelType w:val="hybridMultilevel"/>
    <w:tmpl w:val="0A00199C"/>
    <w:lvl w:ilvl="0" w:tplc="4009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7" w15:restartNumberingAfterBreak="0">
    <w:nsid w:val="0B4E5144"/>
    <w:multiLevelType w:val="multilevel"/>
    <w:tmpl w:val="C91810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DC73B1C"/>
    <w:multiLevelType w:val="multilevel"/>
    <w:tmpl w:val="B472236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F183812"/>
    <w:multiLevelType w:val="hybridMultilevel"/>
    <w:tmpl w:val="A38CCBB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F950619"/>
    <w:multiLevelType w:val="hybridMultilevel"/>
    <w:tmpl w:val="4464361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1" w15:restartNumberingAfterBreak="0">
    <w:nsid w:val="135D156A"/>
    <w:multiLevelType w:val="hybridMultilevel"/>
    <w:tmpl w:val="84064BEC"/>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2" w15:restartNumberingAfterBreak="0">
    <w:nsid w:val="146D4564"/>
    <w:multiLevelType w:val="hybridMultilevel"/>
    <w:tmpl w:val="52829CFE"/>
    <w:lvl w:ilvl="0" w:tplc="4009000B">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3" w15:restartNumberingAfterBreak="0">
    <w:nsid w:val="15D52E6D"/>
    <w:multiLevelType w:val="multilevel"/>
    <w:tmpl w:val="82EE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803195"/>
    <w:multiLevelType w:val="hybridMultilevel"/>
    <w:tmpl w:val="A9501258"/>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5" w15:restartNumberingAfterBreak="0">
    <w:nsid w:val="19796D5A"/>
    <w:multiLevelType w:val="multilevel"/>
    <w:tmpl w:val="EE446B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1CB74C09"/>
    <w:multiLevelType w:val="multilevel"/>
    <w:tmpl w:val="4702A00A"/>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E1240BB"/>
    <w:multiLevelType w:val="hybridMultilevel"/>
    <w:tmpl w:val="16E0FB8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8" w15:restartNumberingAfterBreak="0">
    <w:nsid w:val="1E9A3A2C"/>
    <w:multiLevelType w:val="multilevel"/>
    <w:tmpl w:val="E440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B30151"/>
    <w:multiLevelType w:val="multilevel"/>
    <w:tmpl w:val="48AA2B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21BB4088"/>
    <w:multiLevelType w:val="multilevel"/>
    <w:tmpl w:val="02B64A98"/>
    <w:lvl w:ilvl="0">
      <w:start w:val="1"/>
      <w:numFmt w:val="bullet"/>
      <w:lvlText w:val="o"/>
      <w:lvlJc w:val="left"/>
      <w:pPr>
        <w:tabs>
          <w:tab w:val="num" w:pos="1440"/>
        </w:tabs>
        <w:ind w:left="1440" w:hanging="360"/>
      </w:pPr>
      <w:rPr>
        <w:rFonts w:hint="default" w:ascii="Courier New" w:hAnsi="Courier New" w:cs="Courier New"/>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21" w15:restartNumberingAfterBreak="0">
    <w:nsid w:val="22BE1D1F"/>
    <w:multiLevelType w:val="multilevel"/>
    <w:tmpl w:val="71FC45A4"/>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34C5798"/>
    <w:multiLevelType w:val="multilevel"/>
    <w:tmpl w:val="EF38EEF0"/>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3D673FA"/>
    <w:multiLevelType w:val="hybridMultilevel"/>
    <w:tmpl w:val="F9A0144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23FE067C"/>
    <w:multiLevelType w:val="multilevel"/>
    <w:tmpl w:val="008E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FF2024"/>
    <w:multiLevelType w:val="hybridMultilevel"/>
    <w:tmpl w:val="5E322A5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6" w15:restartNumberingAfterBreak="0">
    <w:nsid w:val="240F1037"/>
    <w:multiLevelType w:val="multilevel"/>
    <w:tmpl w:val="A47E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75728"/>
    <w:multiLevelType w:val="hybridMultilevel"/>
    <w:tmpl w:val="AA9464C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8" w15:restartNumberingAfterBreak="0">
    <w:nsid w:val="277732BD"/>
    <w:multiLevelType w:val="hybridMultilevel"/>
    <w:tmpl w:val="59F6AFBC"/>
    <w:lvl w:ilvl="0" w:tplc="40090009">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9" w15:restartNumberingAfterBreak="0">
    <w:nsid w:val="27A234A7"/>
    <w:multiLevelType w:val="hybridMultilevel"/>
    <w:tmpl w:val="6E181E34"/>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297B09D6"/>
    <w:multiLevelType w:val="multilevel"/>
    <w:tmpl w:val="3070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B96350"/>
    <w:multiLevelType w:val="multilevel"/>
    <w:tmpl w:val="9CE212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2A2173D5"/>
    <w:multiLevelType w:val="multilevel"/>
    <w:tmpl w:val="916A30A6"/>
    <w:lvl w:ilvl="0">
      <w:start w:val="1"/>
      <w:numFmt w:val="bullet"/>
      <w:lvlText w:val="o"/>
      <w:lvlJc w:val="left"/>
      <w:pPr>
        <w:tabs>
          <w:tab w:val="num" w:pos="1440"/>
        </w:tabs>
        <w:ind w:left="1440" w:hanging="360"/>
      </w:pPr>
      <w:rPr>
        <w:rFonts w:hint="default" w:ascii="Courier New" w:hAnsi="Courier New" w:cs="Courier New"/>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33" w15:restartNumberingAfterBreak="0">
    <w:nsid w:val="2B4E1229"/>
    <w:multiLevelType w:val="hybridMultilevel"/>
    <w:tmpl w:val="8260FAB0"/>
    <w:lvl w:ilvl="0" w:tplc="40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D112766"/>
    <w:multiLevelType w:val="hybridMultilevel"/>
    <w:tmpl w:val="75DC0DC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2E484DA3"/>
    <w:multiLevelType w:val="multilevel"/>
    <w:tmpl w:val="322A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0F58CC"/>
    <w:multiLevelType w:val="hybridMultilevel"/>
    <w:tmpl w:val="ADEE054E"/>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15:restartNumberingAfterBreak="0">
    <w:nsid w:val="33090E88"/>
    <w:multiLevelType w:val="multilevel"/>
    <w:tmpl w:val="5C348D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335F0748"/>
    <w:multiLevelType w:val="multilevel"/>
    <w:tmpl w:val="0DF254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35780621"/>
    <w:multiLevelType w:val="multilevel"/>
    <w:tmpl w:val="EB26BF68"/>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35B80EE4"/>
    <w:multiLevelType w:val="multilevel"/>
    <w:tmpl w:val="FC948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BE0789"/>
    <w:multiLevelType w:val="multilevel"/>
    <w:tmpl w:val="77D4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5D5928"/>
    <w:multiLevelType w:val="hybridMultilevel"/>
    <w:tmpl w:val="E5E29FAC"/>
    <w:lvl w:ilvl="0" w:tplc="4009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3" w15:restartNumberingAfterBreak="0">
    <w:nsid w:val="38670EF7"/>
    <w:multiLevelType w:val="hybridMultilevel"/>
    <w:tmpl w:val="8E340BA8"/>
    <w:lvl w:ilvl="0" w:tplc="40090003">
      <w:start w:val="1"/>
      <w:numFmt w:val="bullet"/>
      <w:lvlText w:val="o"/>
      <w:lvlJc w:val="left"/>
      <w:pPr>
        <w:ind w:left="1440" w:hanging="360"/>
      </w:pPr>
      <w:rPr>
        <w:rFonts w:hint="default" w:ascii="Courier New" w:hAnsi="Courier New" w:cs="Courier New"/>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4" w15:restartNumberingAfterBreak="0">
    <w:nsid w:val="38972C5E"/>
    <w:multiLevelType w:val="multilevel"/>
    <w:tmpl w:val="9A38E2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38B95026"/>
    <w:multiLevelType w:val="hybridMultilevel"/>
    <w:tmpl w:val="52F2888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46" w15:restartNumberingAfterBreak="0">
    <w:nsid w:val="3E586F6F"/>
    <w:multiLevelType w:val="multilevel"/>
    <w:tmpl w:val="70226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101481"/>
    <w:multiLevelType w:val="hybridMultilevel"/>
    <w:tmpl w:val="C448AFB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48" w15:restartNumberingAfterBreak="0">
    <w:nsid w:val="40320DFC"/>
    <w:multiLevelType w:val="hybridMultilevel"/>
    <w:tmpl w:val="655CFEB0"/>
    <w:lvl w:ilvl="0" w:tplc="40090003">
      <w:start w:val="1"/>
      <w:numFmt w:val="bullet"/>
      <w:lvlText w:val="o"/>
      <w:lvlJc w:val="left"/>
      <w:pPr>
        <w:ind w:left="360" w:hanging="360"/>
      </w:pPr>
      <w:rPr>
        <w:rFonts w:hint="default" w:ascii="Courier New" w:hAnsi="Courier New" w:cs="Courier New"/>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49" w15:restartNumberingAfterBreak="0">
    <w:nsid w:val="43B52970"/>
    <w:multiLevelType w:val="hybridMultilevel"/>
    <w:tmpl w:val="C4A0AC64"/>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50" w15:restartNumberingAfterBreak="0">
    <w:nsid w:val="43C176D9"/>
    <w:multiLevelType w:val="multilevel"/>
    <w:tmpl w:val="8A3476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43F257B1"/>
    <w:multiLevelType w:val="multilevel"/>
    <w:tmpl w:val="ED6857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46184106"/>
    <w:multiLevelType w:val="multilevel"/>
    <w:tmpl w:val="98C2CB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46D0664E"/>
    <w:multiLevelType w:val="hybridMultilevel"/>
    <w:tmpl w:val="42CAD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276447"/>
    <w:multiLevelType w:val="multilevel"/>
    <w:tmpl w:val="5002CA2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47A41D58"/>
    <w:multiLevelType w:val="multilevel"/>
    <w:tmpl w:val="DB5030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489C3E31"/>
    <w:multiLevelType w:val="multilevel"/>
    <w:tmpl w:val="337205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4AA0194B"/>
    <w:multiLevelType w:val="multilevel"/>
    <w:tmpl w:val="104A48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4B5079FA"/>
    <w:multiLevelType w:val="hybridMultilevel"/>
    <w:tmpl w:val="35D8EFC8"/>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9" w15:restartNumberingAfterBreak="0">
    <w:nsid w:val="4C0105FA"/>
    <w:multiLevelType w:val="multilevel"/>
    <w:tmpl w:val="F53236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0" w15:restartNumberingAfterBreak="0">
    <w:nsid w:val="4DE930E9"/>
    <w:multiLevelType w:val="multilevel"/>
    <w:tmpl w:val="1F94EB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5187650E"/>
    <w:multiLevelType w:val="hybridMultilevel"/>
    <w:tmpl w:val="76D43A48"/>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62" w15:restartNumberingAfterBreak="0">
    <w:nsid w:val="52DC1AB8"/>
    <w:multiLevelType w:val="hybridMultilevel"/>
    <w:tmpl w:val="89C611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540059D1"/>
    <w:multiLevelType w:val="multilevel"/>
    <w:tmpl w:val="FB8603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4" w15:restartNumberingAfterBreak="0">
    <w:nsid w:val="548C5028"/>
    <w:multiLevelType w:val="hybridMultilevel"/>
    <w:tmpl w:val="92CAE806"/>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5" w15:restartNumberingAfterBreak="0">
    <w:nsid w:val="565705F2"/>
    <w:multiLevelType w:val="multilevel"/>
    <w:tmpl w:val="FABC948A"/>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58754AEE"/>
    <w:multiLevelType w:val="hybridMultilevel"/>
    <w:tmpl w:val="79C2757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67" w15:restartNumberingAfterBreak="0">
    <w:nsid w:val="58AB5827"/>
    <w:multiLevelType w:val="hybridMultilevel"/>
    <w:tmpl w:val="568807A2"/>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68" w15:restartNumberingAfterBreak="0">
    <w:nsid w:val="58C26647"/>
    <w:multiLevelType w:val="hybridMultilevel"/>
    <w:tmpl w:val="171C0B9E"/>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9" w15:restartNumberingAfterBreak="0">
    <w:nsid w:val="5D7F2064"/>
    <w:multiLevelType w:val="multilevel"/>
    <w:tmpl w:val="85AC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009787C"/>
    <w:multiLevelType w:val="hybridMultilevel"/>
    <w:tmpl w:val="DE5AAC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1" w15:restartNumberingAfterBreak="0">
    <w:nsid w:val="6172271F"/>
    <w:multiLevelType w:val="hybridMultilevel"/>
    <w:tmpl w:val="71DA564A"/>
    <w:lvl w:ilvl="0" w:tplc="40090003">
      <w:start w:val="1"/>
      <w:numFmt w:val="bullet"/>
      <w:lvlText w:val="o"/>
      <w:lvlJc w:val="left"/>
      <w:pPr>
        <w:ind w:left="1080" w:hanging="360"/>
      </w:pPr>
      <w:rPr>
        <w:rFonts w:hint="default" w:ascii="Courier New" w:hAnsi="Courier New" w:cs="Courier New"/>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72" w15:restartNumberingAfterBreak="0">
    <w:nsid w:val="62663AC9"/>
    <w:multiLevelType w:val="multilevel"/>
    <w:tmpl w:val="D04685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62982B81"/>
    <w:multiLevelType w:val="multilevel"/>
    <w:tmpl w:val="64242C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15:restartNumberingAfterBreak="0">
    <w:nsid w:val="65071A1A"/>
    <w:multiLevelType w:val="multilevel"/>
    <w:tmpl w:val="059EC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D263F0"/>
    <w:multiLevelType w:val="hybridMultilevel"/>
    <w:tmpl w:val="6E2628AA"/>
    <w:lvl w:ilvl="0" w:tplc="6FA22132">
      <w:start w:val="1"/>
      <w:numFmt w:val="bullet"/>
      <w:lvlText w:val=""/>
      <w:lvlJc w:val="left"/>
      <w:pPr>
        <w:tabs>
          <w:tab w:val="num" w:pos="720"/>
        </w:tabs>
        <w:ind w:left="720" w:hanging="360"/>
      </w:pPr>
      <w:rPr>
        <w:rFonts w:hint="default" w:ascii="Wingdings 3" w:hAnsi="Wingdings 3"/>
      </w:rPr>
    </w:lvl>
    <w:lvl w:ilvl="1" w:tplc="C6B8040A" w:tentative="1">
      <w:start w:val="1"/>
      <w:numFmt w:val="bullet"/>
      <w:lvlText w:val=""/>
      <w:lvlJc w:val="left"/>
      <w:pPr>
        <w:tabs>
          <w:tab w:val="num" w:pos="1440"/>
        </w:tabs>
        <w:ind w:left="1440" w:hanging="360"/>
      </w:pPr>
      <w:rPr>
        <w:rFonts w:hint="default" w:ascii="Wingdings 3" w:hAnsi="Wingdings 3"/>
      </w:rPr>
    </w:lvl>
    <w:lvl w:ilvl="2" w:tplc="49FCCC8E" w:tentative="1">
      <w:start w:val="1"/>
      <w:numFmt w:val="bullet"/>
      <w:lvlText w:val=""/>
      <w:lvlJc w:val="left"/>
      <w:pPr>
        <w:tabs>
          <w:tab w:val="num" w:pos="2160"/>
        </w:tabs>
        <w:ind w:left="2160" w:hanging="360"/>
      </w:pPr>
      <w:rPr>
        <w:rFonts w:hint="default" w:ascii="Wingdings 3" w:hAnsi="Wingdings 3"/>
      </w:rPr>
    </w:lvl>
    <w:lvl w:ilvl="3" w:tplc="D918227A" w:tentative="1">
      <w:start w:val="1"/>
      <w:numFmt w:val="bullet"/>
      <w:lvlText w:val=""/>
      <w:lvlJc w:val="left"/>
      <w:pPr>
        <w:tabs>
          <w:tab w:val="num" w:pos="2880"/>
        </w:tabs>
        <w:ind w:left="2880" w:hanging="360"/>
      </w:pPr>
      <w:rPr>
        <w:rFonts w:hint="default" w:ascii="Wingdings 3" w:hAnsi="Wingdings 3"/>
      </w:rPr>
    </w:lvl>
    <w:lvl w:ilvl="4" w:tplc="18885F96" w:tentative="1">
      <w:start w:val="1"/>
      <w:numFmt w:val="bullet"/>
      <w:lvlText w:val=""/>
      <w:lvlJc w:val="left"/>
      <w:pPr>
        <w:tabs>
          <w:tab w:val="num" w:pos="3600"/>
        </w:tabs>
        <w:ind w:left="3600" w:hanging="360"/>
      </w:pPr>
      <w:rPr>
        <w:rFonts w:hint="default" w:ascii="Wingdings 3" w:hAnsi="Wingdings 3"/>
      </w:rPr>
    </w:lvl>
    <w:lvl w:ilvl="5" w:tplc="6BDE9CC2" w:tentative="1">
      <w:start w:val="1"/>
      <w:numFmt w:val="bullet"/>
      <w:lvlText w:val=""/>
      <w:lvlJc w:val="left"/>
      <w:pPr>
        <w:tabs>
          <w:tab w:val="num" w:pos="4320"/>
        </w:tabs>
        <w:ind w:left="4320" w:hanging="360"/>
      </w:pPr>
      <w:rPr>
        <w:rFonts w:hint="default" w:ascii="Wingdings 3" w:hAnsi="Wingdings 3"/>
      </w:rPr>
    </w:lvl>
    <w:lvl w:ilvl="6" w:tplc="6882A112" w:tentative="1">
      <w:start w:val="1"/>
      <w:numFmt w:val="bullet"/>
      <w:lvlText w:val=""/>
      <w:lvlJc w:val="left"/>
      <w:pPr>
        <w:tabs>
          <w:tab w:val="num" w:pos="5040"/>
        </w:tabs>
        <w:ind w:left="5040" w:hanging="360"/>
      </w:pPr>
      <w:rPr>
        <w:rFonts w:hint="default" w:ascii="Wingdings 3" w:hAnsi="Wingdings 3"/>
      </w:rPr>
    </w:lvl>
    <w:lvl w:ilvl="7" w:tplc="BFB8A4A2" w:tentative="1">
      <w:start w:val="1"/>
      <w:numFmt w:val="bullet"/>
      <w:lvlText w:val=""/>
      <w:lvlJc w:val="left"/>
      <w:pPr>
        <w:tabs>
          <w:tab w:val="num" w:pos="5760"/>
        </w:tabs>
        <w:ind w:left="5760" w:hanging="360"/>
      </w:pPr>
      <w:rPr>
        <w:rFonts w:hint="default" w:ascii="Wingdings 3" w:hAnsi="Wingdings 3"/>
      </w:rPr>
    </w:lvl>
    <w:lvl w:ilvl="8" w:tplc="7E0870DC" w:tentative="1">
      <w:start w:val="1"/>
      <w:numFmt w:val="bullet"/>
      <w:lvlText w:val=""/>
      <w:lvlJc w:val="left"/>
      <w:pPr>
        <w:tabs>
          <w:tab w:val="num" w:pos="6480"/>
        </w:tabs>
        <w:ind w:left="6480" w:hanging="360"/>
      </w:pPr>
      <w:rPr>
        <w:rFonts w:hint="default" w:ascii="Wingdings 3" w:hAnsi="Wingdings 3"/>
      </w:rPr>
    </w:lvl>
  </w:abstractNum>
  <w:abstractNum w:abstractNumId="76" w15:restartNumberingAfterBreak="0">
    <w:nsid w:val="67CA0CD3"/>
    <w:multiLevelType w:val="hybridMultilevel"/>
    <w:tmpl w:val="7616B806"/>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7" w15:restartNumberingAfterBreak="0">
    <w:nsid w:val="69507F14"/>
    <w:multiLevelType w:val="hybridMultilevel"/>
    <w:tmpl w:val="CD2497A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8" w15:restartNumberingAfterBreak="0">
    <w:nsid w:val="6A86550E"/>
    <w:multiLevelType w:val="hybridMultilevel"/>
    <w:tmpl w:val="3490E0A0"/>
    <w:lvl w:ilvl="0" w:tplc="40090009">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79" w15:restartNumberingAfterBreak="0">
    <w:nsid w:val="701D60C1"/>
    <w:multiLevelType w:val="multilevel"/>
    <w:tmpl w:val="1C900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08915B2"/>
    <w:multiLevelType w:val="multilevel"/>
    <w:tmpl w:val="25DCB5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71D82EEA"/>
    <w:multiLevelType w:val="multilevel"/>
    <w:tmpl w:val="266457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2" w15:restartNumberingAfterBreak="0">
    <w:nsid w:val="767834AD"/>
    <w:multiLevelType w:val="hybridMultilevel"/>
    <w:tmpl w:val="280CC744"/>
    <w:lvl w:ilvl="0" w:tplc="40090003">
      <w:start w:val="1"/>
      <w:numFmt w:val="bullet"/>
      <w:lvlText w:val="o"/>
      <w:lvlJc w:val="left"/>
      <w:pPr>
        <w:ind w:left="1080" w:hanging="360"/>
      </w:pPr>
      <w:rPr>
        <w:rFonts w:hint="default" w:ascii="Courier New" w:hAnsi="Courier New" w:cs="Courier New"/>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83" w15:restartNumberingAfterBreak="0">
    <w:nsid w:val="773E5932"/>
    <w:multiLevelType w:val="multilevel"/>
    <w:tmpl w:val="4CDCF2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4" w15:restartNumberingAfterBreak="0">
    <w:nsid w:val="77636408"/>
    <w:multiLevelType w:val="hybridMultilevel"/>
    <w:tmpl w:val="4294979E"/>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5" w15:restartNumberingAfterBreak="0">
    <w:nsid w:val="777B00F6"/>
    <w:multiLevelType w:val="hybridMultilevel"/>
    <w:tmpl w:val="1E46C53E"/>
    <w:lvl w:ilvl="0" w:tplc="972A9C68">
      <w:start w:val="1"/>
      <w:numFmt w:val="bullet"/>
      <w:lvlText w:val=""/>
      <w:lvlJc w:val="left"/>
      <w:pPr>
        <w:tabs>
          <w:tab w:val="num" w:pos="720"/>
        </w:tabs>
        <w:ind w:left="720" w:hanging="360"/>
      </w:pPr>
      <w:rPr>
        <w:rFonts w:hint="default" w:ascii="Wingdings 3" w:hAnsi="Wingdings 3"/>
      </w:rPr>
    </w:lvl>
    <w:lvl w:ilvl="1" w:tplc="DB5CDE56" w:tentative="1">
      <w:start w:val="1"/>
      <w:numFmt w:val="bullet"/>
      <w:lvlText w:val=""/>
      <w:lvlJc w:val="left"/>
      <w:pPr>
        <w:tabs>
          <w:tab w:val="num" w:pos="1440"/>
        </w:tabs>
        <w:ind w:left="1440" w:hanging="360"/>
      </w:pPr>
      <w:rPr>
        <w:rFonts w:hint="default" w:ascii="Wingdings 3" w:hAnsi="Wingdings 3"/>
      </w:rPr>
    </w:lvl>
    <w:lvl w:ilvl="2" w:tplc="1CDC9C80" w:tentative="1">
      <w:start w:val="1"/>
      <w:numFmt w:val="bullet"/>
      <w:lvlText w:val=""/>
      <w:lvlJc w:val="left"/>
      <w:pPr>
        <w:tabs>
          <w:tab w:val="num" w:pos="2160"/>
        </w:tabs>
        <w:ind w:left="2160" w:hanging="360"/>
      </w:pPr>
      <w:rPr>
        <w:rFonts w:hint="default" w:ascii="Wingdings 3" w:hAnsi="Wingdings 3"/>
      </w:rPr>
    </w:lvl>
    <w:lvl w:ilvl="3" w:tplc="59C434EE" w:tentative="1">
      <w:start w:val="1"/>
      <w:numFmt w:val="bullet"/>
      <w:lvlText w:val=""/>
      <w:lvlJc w:val="left"/>
      <w:pPr>
        <w:tabs>
          <w:tab w:val="num" w:pos="2880"/>
        </w:tabs>
        <w:ind w:left="2880" w:hanging="360"/>
      </w:pPr>
      <w:rPr>
        <w:rFonts w:hint="default" w:ascii="Wingdings 3" w:hAnsi="Wingdings 3"/>
      </w:rPr>
    </w:lvl>
    <w:lvl w:ilvl="4" w:tplc="19F2A108" w:tentative="1">
      <w:start w:val="1"/>
      <w:numFmt w:val="bullet"/>
      <w:lvlText w:val=""/>
      <w:lvlJc w:val="left"/>
      <w:pPr>
        <w:tabs>
          <w:tab w:val="num" w:pos="3600"/>
        </w:tabs>
        <w:ind w:left="3600" w:hanging="360"/>
      </w:pPr>
      <w:rPr>
        <w:rFonts w:hint="default" w:ascii="Wingdings 3" w:hAnsi="Wingdings 3"/>
      </w:rPr>
    </w:lvl>
    <w:lvl w:ilvl="5" w:tplc="1A28BD38" w:tentative="1">
      <w:start w:val="1"/>
      <w:numFmt w:val="bullet"/>
      <w:lvlText w:val=""/>
      <w:lvlJc w:val="left"/>
      <w:pPr>
        <w:tabs>
          <w:tab w:val="num" w:pos="4320"/>
        </w:tabs>
        <w:ind w:left="4320" w:hanging="360"/>
      </w:pPr>
      <w:rPr>
        <w:rFonts w:hint="default" w:ascii="Wingdings 3" w:hAnsi="Wingdings 3"/>
      </w:rPr>
    </w:lvl>
    <w:lvl w:ilvl="6" w:tplc="C6B24846" w:tentative="1">
      <w:start w:val="1"/>
      <w:numFmt w:val="bullet"/>
      <w:lvlText w:val=""/>
      <w:lvlJc w:val="left"/>
      <w:pPr>
        <w:tabs>
          <w:tab w:val="num" w:pos="5040"/>
        </w:tabs>
        <w:ind w:left="5040" w:hanging="360"/>
      </w:pPr>
      <w:rPr>
        <w:rFonts w:hint="default" w:ascii="Wingdings 3" w:hAnsi="Wingdings 3"/>
      </w:rPr>
    </w:lvl>
    <w:lvl w:ilvl="7" w:tplc="07E2CA86" w:tentative="1">
      <w:start w:val="1"/>
      <w:numFmt w:val="bullet"/>
      <w:lvlText w:val=""/>
      <w:lvlJc w:val="left"/>
      <w:pPr>
        <w:tabs>
          <w:tab w:val="num" w:pos="5760"/>
        </w:tabs>
        <w:ind w:left="5760" w:hanging="360"/>
      </w:pPr>
      <w:rPr>
        <w:rFonts w:hint="default" w:ascii="Wingdings 3" w:hAnsi="Wingdings 3"/>
      </w:rPr>
    </w:lvl>
    <w:lvl w:ilvl="8" w:tplc="0F94234C" w:tentative="1">
      <w:start w:val="1"/>
      <w:numFmt w:val="bullet"/>
      <w:lvlText w:val=""/>
      <w:lvlJc w:val="left"/>
      <w:pPr>
        <w:tabs>
          <w:tab w:val="num" w:pos="6480"/>
        </w:tabs>
        <w:ind w:left="6480" w:hanging="360"/>
      </w:pPr>
      <w:rPr>
        <w:rFonts w:hint="default" w:ascii="Wingdings 3" w:hAnsi="Wingdings 3"/>
      </w:rPr>
    </w:lvl>
  </w:abstractNum>
  <w:abstractNum w:abstractNumId="86" w15:restartNumberingAfterBreak="0">
    <w:nsid w:val="781766D2"/>
    <w:multiLevelType w:val="multilevel"/>
    <w:tmpl w:val="89EA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48246F"/>
    <w:multiLevelType w:val="hybridMultilevel"/>
    <w:tmpl w:val="E66446FE"/>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8" w15:restartNumberingAfterBreak="0">
    <w:nsid w:val="796C7AB8"/>
    <w:multiLevelType w:val="multilevel"/>
    <w:tmpl w:val="5166398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9" w15:restartNumberingAfterBreak="0">
    <w:nsid w:val="79B30914"/>
    <w:multiLevelType w:val="multilevel"/>
    <w:tmpl w:val="EA5C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1D02F3"/>
    <w:multiLevelType w:val="hybridMultilevel"/>
    <w:tmpl w:val="B1C67598"/>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1" w15:restartNumberingAfterBreak="0">
    <w:nsid w:val="7F77464B"/>
    <w:multiLevelType w:val="hybridMultilevel"/>
    <w:tmpl w:val="BE126DA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2247348">
    <w:abstractNumId w:val="44"/>
    <w:lvlOverride w:ilvl="0">
      <w:startOverride w:val="1"/>
    </w:lvlOverride>
  </w:num>
  <w:num w:numId="2" w16cid:durableId="2063629016">
    <w:abstractNumId w:val="44"/>
    <w:lvlOverride w:ilvl="0">
      <w:startOverride w:val="2"/>
    </w:lvlOverride>
  </w:num>
  <w:num w:numId="3" w16cid:durableId="1984849925">
    <w:abstractNumId w:val="44"/>
    <w:lvlOverride w:ilvl="0">
      <w:startOverride w:val="3"/>
    </w:lvlOverride>
  </w:num>
  <w:num w:numId="4" w16cid:durableId="223760071">
    <w:abstractNumId w:val="44"/>
    <w:lvlOverride w:ilvl="0">
      <w:startOverride w:val="4"/>
    </w:lvlOverride>
  </w:num>
  <w:num w:numId="5" w16cid:durableId="1402870638">
    <w:abstractNumId w:val="44"/>
    <w:lvlOverride w:ilvl="0">
      <w:startOverride w:val="5"/>
    </w:lvlOverride>
  </w:num>
  <w:num w:numId="6" w16cid:durableId="1022903511">
    <w:abstractNumId w:val="45"/>
  </w:num>
  <w:num w:numId="7" w16cid:durableId="1214580882">
    <w:abstractNumId w:val="87"/>
  </w:num>
  <w:num w:numId="8" w16cid:durableId="896865638">
    <w:abstractNumId w:val="19"/>
  </w:num>
  <w:num w:numId="9" w16cid:durableId="91897253">
    <w:abstractNumId w:val="15"/>
  </w:num>
  <w:num w:numId="10" w16cid:durableId="1242370326">
    <w:abstractNumId w:val="35"/>
  </w:num>
  <w:num w:numId="11" w16cid:durableId="66537341">
    <w:abstractNumId w:val="68"/>
  </w:num>
  <w:num w:numId="12" w16cid:durableId="470899666">
    <w:abstractNumId w:val="64"/>
  </w:num>
  <w:num w:numId="13" w16cid:durableId="393240376">
    <w:abstractNumId w:val="29"/>
  </w:num>
  <w:num w:numId="14" w16cid:durableId="2091269964">
    <w:abstractNumId w:val="4"/>
  </w:num>
  <w:num w:numId="15" w16cid:durableId="1419906459">
    <w:abstractNumId w:val="36"/>
  </w:num>
  <w:num w:numId="16" w16cid:durableId="1865169843">
    <w:abstractNumId w:val="7"/>
  </w:num>
  <w:num w:numId="17" w16cid:durableId="812718161">
    <w:abstractNumId w:val="5"/>
  </w:num>
  <w:num w:numId="18" w16cid:durableId="1934123555">
    <w:abstractNumId w:val="86"/>
  </w:num>
  <w:num w:numId="19" w16cid:durableId="404957007">
    <w:abstractNumId w:val="18"/>
  </w:num>
  <w:num w:numId="20" w16cid:durableId="1657949527">
    <w:abstractNumId w:val="69"/>
  </w:num>
  <w:num w:numId="21" w16cid:durableId="1570844624">
    <w:abstractNumId w:val="52"/>
  </w:num>
  <w:num w:numId="22" w16cid:durableId="2057896533">
    <w:abstractNumId w:val="80"/>
  </w:num>
  <w:num w:numId="23" w16cid:durableId="358510981">
    <w:abstractNumId w:val="60"/>
  </w:num>
  <w:num w:numId="24" w16cid:durableId="280380025">
    <w:abstractNumId w:val="61"/>
  </w:num>
  <w:num w:numId="25" w16cid:durableId="1485707129">
    <w:abstractNumId w:val="26"/>
  </w:num>
  <w:num w:numId="26" w16cid:durableId="1528257906">
    <w:abstractNumId w:val="24"/>
  </w:num>
  <w:num w:numId="27" w16cid:durableId="1556309244">
    <w:abstractNumId w:val="62"/>
  </w:num>
  <w:num w:numId="28" w16cid:durableId="1213810805">
    <w:abstractNumId w:val="46"/>
  </w:num>
  <w:num w:numId="29" w16cid:durableId="561676243">
    <w:abstractNumId w:val="88"/>
  </w:num>
  <w:num w:numId="30" w16cid:durableId="1370910733">
    <w:abstractNumId w:val="2"/>
  </w:num>
  <w:num w:numId="31" w16cid:durableId="1099372722">
    <w:abstractNumId w:val="16"/>
  </w:num>
  <w:num w:numId="32" w16cid:durableId="2058386100">
    <w:abstractNumId w:val="31"/>
  </w:num>
  <w:num w:numId="33" w16cid:durableId="496069311">
    <w:abstractNumId w:val="22"/>
  </w:num>
  <w:num w:numId="34" w16cid:durableId="1949383214">
    <w:abstractNumId w:val="21"/>
  </w:num>
  <w:num w:numId="35" w16cid:durableId="1337347149">
    <w:abstractNumId w:val="39"/>
  </w:num>
  <w:num w:numId="36" w16cid:durableId="1399400807">
    <w:abstractNumId w:val="65"/>
  </w:num>
  <w:num w:numId="37" w16cid:durableId="702484605">
    <w:abstractNumId w:val="1"/>
  </w:num>
  <w:num w:numId="38" w16cid:durableId="1138185342">
    <w:abstractNumId w:val="53"/>
  </w:num>
  <w:num w:numId="39" w16cid:durableId="1837256731">
    <w:abstractNumId w:val="37"/>
  </w:num>
  <w:num w:numId="40" w16cid:durableId="1788506521">
    <w:abstractNumId w:val="33"/>
  </w:num>
  <w:num w:numId="41" w16cid:durableId="489253471">
    <w:abstractNumId w:val="63"/>
  </w:num>
  <w:num w:numId="42" w16cid:durableId="402683379">
    <w:abstractNumId w:val="47"/>
  </w:num>
  <w:num w:numId="43" w16cid:durableId="382022384">
    <w:abstractNumId w:val="40"/>
  </w:num>
  <w:num w:numId="44" w16cid:durableId="377517218">
    <w:abstractNumId w:val="32"/>
  </w:num>
  <w:num w:numId="45" w16cid:durableId="1651591319">
    <w:abstractNumId w:val="20"/>
  </w:num>
  <w:num w:numId="46" w16cid:durableId="998777219">
    <w:abstractNumId w:val="8"/>
  </w:num>
  <w:num w:numId="47" w16cid:durableId="1746417410">
    <w:abstractNumId w:val="89"/>
  </w:num>
  <w:num w:numId="48" w16cid:durableId="565992634">
    <w:abstractNumId w:val="23"/>
  </w:num>
  <w:num w:numId="49" w16cid:durableId="1982149305">
    <w:abstractNumId w:val="9"/>
  </w:num>
  <w:num w:numId="50" w16cid:durableId="242103923">
    <w:abstractNumId w:val="12"/>
  </w:num>
  <w:num w:numId="51" w16cid:durableId="1620532565">
    <w:abstractNumId w:val="38"/>
  </w:num>
  <w:num w:numId="52" w16cid:durableId="497186159">
    <w:abstractNumId w:val="3"/>
  </w:num>
  <w:num w:numId="53" w16cid:durableId="179007881">
    <w:abstractNumId w:val="55"/>
  </w:num>
  <w:num w:numId="54" w16cid:durableId="1816868694">
    <w:abstractNumId w:val="51"/>
  </w:num>
  <w:num w:numId="55" w16cid:durableId="1856766063">
    <w:abstractNumId w:val="67"/>
  </w:num>
  <w:num w:numId="56" w16cid:durableId="1162546770">
    <w:abstractNumId w:val="14"/>
  </w:num>
  <w:num w:numId="57" w16cid:durableId="397438163">
    <w:abstractNumId w:val="25"/>
  </w:num>
  <w:num w:numId="58" w16cid:durableId="1481387381">
    <w:abstractNumId w:val="17"/>
  </w:num>
  <w:num w:numId="59" w16cid:durableId="2105493354">
    <w:abstractNumId w:val="90"/>
  </w:num>
  <w:num w:numId="60" w16cid:durableId="769659815">
    <w:abstractNumId w:val="27"/>
  </w:num>
  <w:num w:numId="61" w16cid:durableId="613443878">
    <w:abstractNumId w:val="11"/>
  </w:num>
  <w:num w:numId="62" w16cid:durableId="1104109195">
    <w:abstractNumId w:val="48"/>
  </w:num>
  <w:num w:numId="63" w16cid:durableId="2028478641">
    <w:abstractNumId w:val="66"/>
  </w:num>
  <w:num w:numId="64" w16cid:durableId="2103335945">
    <w:abstractNumId w:val="10"/>
  </w:num>
  <w:num w:numId="65" w16cid:durableId="454911295">
    <w:abstractNumId w:val="59"/>
  </w:num>
  <w:num w:numId="66" w16cid:durableId="1305886169">
    <w:abstractNumId w:val="54"/>
  </w:num>
  <w:num w:numId="67" w16cid:durableId="1445685294">
    <w:abstractNumId w:val="41"/>
  </w:num>
  <w:num w:numId="68" w16cid:durableId="1580290628">
    <w:abstractNumId w:val="49"/>
  </w:num>
  <w:num w:numId="69" w16cid:durableId="257444788">
    <w:abstractNumId w:val="50"/>
  </w:num>
  <w:num w:numId="70" w16cid:durableId="1750152122">
    <w:abstractNumId w:val="57"/>
  </w:num>
  <w:num w:numId="71" w16cid:durableId="1231696957">
    <w:abstractNumId w:val="56"/>
  </w:num>
  <w:num w:numId="72" w16cid:durableId="244187845">
    <w:abstractNumId w:val="77"/>
  </w:num>
  <w:num w:numId="73" w16cid:durableId="104005949">
    <w:abstractNumId w:val="43"/>
  </w:num>
  <w:num w:numId="74" w16cid:durableId="1427580210">
    <w:abstractNumId w:val="28"/>
  </w:num>
  <w:num w:numId="75" w16cid:durableId="816991877">
    <w:abstractNumId w:val="6"/>
  </w:num>
  <w:num w:numId="76" w16cid:durableId="1722511802">
    <w:abstractNumId w:val="58"/>
  </w:num>
  <w:num w:numId="77" w16cid:durableId="1473523986">
    <w:abstractNumId w:val="34"/>
  </w:num>
  <w:num w:numId="78" w16cid:durableId="77753243">
    <w:abstractNumId w:val="78"/>
  </w:num>
  <w:num w:numId="79" w16cid:durableId="500510412">
    <w:abstractNumId w:val="84"/>
  </w:num>
  <w:num w:numId="80" w16cid:durableId="1414008711">
    <w:abstractNumId w:val="71"/>
  </w:num>
  <w:num w:numId="81" w16cid:durableId="916668746">
    <w:abstractNumId w:val="72"/>
  </w:num>
  <w:num w:numId="82" w16cid:durableId="1580290764">
    <w:abstractNumId w:val="13"/>
  </w:num>
  <w:num w:numId="83" w16cid:durableId="1666013956">
    <w:abstractNumId w:val="82"/>
  </w:num>
  <w:num w:numId="84" w16cid:durableId="2016106729">
    <w:abstractNumId w:val="83"/>
  </w:num>
  <w:num w:numId="85" w16cid:durableId="1570771029">
    <w:abstractNumId w:val="81"/>
  </w:num>
  <w:num w:numId="86" w16cid:durableId="19935858">
    <w:abstractNumId w:val="73"/>
  </w:num>
  <w:num w:numId="87" w16cid:durableId="1026559129">
    <w:abstractNumId w:val="79"/>
  </w:num>
  <w:num w:numId="88" w16cid:durableId="779109178">
    <w:abstractNumId w:val="30"/>
  </w:num>
  <w:num w:numId="89" w16cid:durableId="1808011257">
    <w:abstractNumId w:val="0"/>
  </w:num>
  <w:num w:numId="90" w16cid:durableId="1455293933">
    <w:abstractNumId w:val="74"/>
  </w:num>
  <w:num w:numId="91" w16cid:durableId="2107335695">
    <w:abstractNumId w:val="76"/>
  </w:num>
  <w:num w:numId="92" w16cid:durableId="464584726">
    <w:abstractNumId w:val="91"/>
  </w:num>
  <w:num w:numId="93" w16cid:durableId="1212302434">
    <w:abstractNumId w:val="85"/>
  </w:num>
  <w:num w:numId="94" w16cid:durableId="220095726">
    <w:abstractNumId w:val="75"/>
  </w:num>
  <w:num w:numId="95" w16cid:durableId="1805809941">
    <w:abstractNumId w:val="70"/>
  </w:num>
  <w:num w:numId="96" w16cid:durableId="672562183">
    <w:abstractNumId w:val="42"/>
  </w:num>
  <w:numIdMacAtCleanup w:val="9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hideSpellingErrors/>
  <w:hideGrammaticalErrors/>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0A5"/>
    <w:rsid w:val="000017E9"/>
    <w:rsid w:val="00015C9C"/>
    <w:rsid w:val="00025EFF"/>
    <w:rsid w:val="00042390"/>
    <w:rsid w:val="00061E75"/>
    <w:rsid w:val="0007757A"/>
    <w:rsid w:val="00084703"/>
    <w:rsid w:val="000940E5"/>
    <w:rsid w:val="000962CA"/>
    <w:rsid w:val="0009D8BC"/>
    <w:rsid w:val="000A4BF3"/>
    <w:rsid w:val="000A712B"/>
    <w:rsid w:val="000B39EA"/>
    <w:rsid w:val="000D1F76"/>
    <w:rsid w:val="000D3ED3"/>
    <w:rsid w:val="000E384B"/>
    <w:rsid w:val="000F3788"/>
    <w:rsid w:val="000F47A7"/>
    <w:rsid w:val="00107F48"/>
    <w:rsid w:val="00130EB3"/>
    <w:rsid w:val="001379CB"/>
    <w:rsid w:val="00137B1E"/>
    <w:rsid w:val="001408D2"/>
    <w:rsid w:val="00140A4F"/>
    <w:rsid w:val="00143ECB"/>
    <w:rsid w:val="001579A5"/>
    <w:rsid w:val="0016147A"/>
    <w:rsid w:val="00161B48"/>
    <w:rsid w:val="0016249D"/>
    <w:rsid w:val="00167068"/>
    <w:rsid w:val="00185850"/>
    <w:rsid w:val="00192FEA"/>
    <w:rsid w:val="001B338A"/>
    <w:rsid w:val="001C067E"/>
    <w:rsid w:val="001D0767"/>
    <w:rsid w:val="001D1BAE"/>
    <w:rsid w:val="001F3441"/>
    <w:rsid w:val="001F3C87"/>
    <w:rsid w:val="002051B5"/>
    <w:rsid w:val="002052FF"/>
    <w:rsid w:val="002134B2"/>
    <w:rsid w:val="002211F8"/>
    <w:rsid w:val="0023140F"/>
    <w:rsid w:val="00277988"/>
    <w:rsid w:val="002B038A"/>
    <w:rsid w:val="002B03D5"/>
    <w:rsid w:val="002D16DC"/>
    <w:rsid w:val="002D4EB1"/>
    <w:rsid w:val="002D5B47"/>
    <w:rsid w:val="002D7507"/>
    <w:rsid w:val="002E4AC4"/>
    <w:rsid w:val="002E5565"/>
    <w:rsid w:val="003054FF"/>
    <w:rsid w:val="003060B5"/>
    <w:rsid w:val="00311D77"/>
    <w:rsid w:val="00326529"/>
    <w:rsid w:val="003415CF"/>
    <w:rsid w:val="00361761"/>
    <w:rsid w:val="00362342"/>
    <w:rsid w:val="00363255"/>
    <w:rsid w:val="00363967"/>
    <w:rsid w:val="00365A2E"/>
    <w:rsid w:val="00376F08"/>
    <w:rsid w:val="00383D47"/>
    <w:rsid w:val="00385660"/>
    <w:rsid w:val="00393884"/>
    <w:rsid w:val="003A312B"/>
    <w:rsid w:val="003A3430"/>
    <w:rsid w:val="003A6BFC"/>
    <w:rsid w:val="003C044E"/>
    <w:rsid w:val="003C7512"/>
    <w:rsid w:val="003D025B"/>
    <w:rsid w:val="003D4B13"/>
    <w:rsid w:val="003E0BE1"/>
    <w:rsid w:val="003E510C"/>
    <w:rsid w:val="003F1569"/>
    <w:rsid w:val="003F7973"/>
    <w:rsid w:val="004049EB"/>
    <w:rsid w:val="00413C28"/>
    <w:rsid w:val="00452287"/>
    <w:rsid w:val="00455601"/>
    <w:rsid w:val="004611E7"/>
    <w:rsid w:val="00462494"/>
    <w:rsid w:val="00466BEA"/>
    <w:rsid w:val="00471427"/>
    <w:rsid w:val="00473C13"/>
    <w:rsid w:val="00480120"/>
    <w:rsid w:val="00481BCB"/>
    <w:rsid w:val="004918D9"/>
    <w:rsid w:val="004942CB"/>
    <w:rsid w:val="004C2292"/>
    <w:rsid w:val="004C25AE"/>
    <w:rsid w:val="004C25F8"/>
    <w:rsid w:val="004C4B15"/>
    <w:rsid w:val="004C738D"/>
    <w:rsid w:val="004D7E4B"/>
    <w:rsid w:val="004E66C2"/>
    <w:rsid w:val="00542054"/>
    <w:rsid w:val="005505E8"/>
    <w:rsid w:val="00562D64"/>
    <w:rsid w:val="0056364E"/>
    <w:rsid w:val="005743F2"/>
    <w:rsid w:val="005A5ED3"/>
    <w:rsid w:val="005C600A"/>
    <w:rsid w:val="005C77AA"/>
    <w:rsid w:val="005D252B"/>
    <w:rsid w:val="005E0252"/>
    <w:rsid w:val="005E3D89"/>
    <w:rsid w:val="005E7A18"/>
    <w:rsid w:val="00603255"/>
    <w:rsid w:val="0066232E"/>
    <w:rsid w:val="0066611D"/>
    <w:rsid w:val="00667857"/>
    <w:rsid w:val="006711F8"/>
    <w:rsid w:val="00677E53"/>
    <w:rsid w:val="00682F59"/>
    <w:rsid w:val="006A53F0"/>
    <w:rsid w:val="006A635D"/>
    <w:rsid w:val="006C49FD"/>
    <w:rsid w:val="006E12FB"/>
    <w:rsid w:val="006F17A6"/>
    <w:rsid w:val="006F6838"/>
    <w:rsid w:val="00713DCA"/>
    <w:rsid w:val="0071493F"/>
    <w:rsid w:val="007365E2"/>
    <w:rsid w:val="00747DC9"/>
    <w:rsid w:val="00753BE7"/>
    <w:rsid w:val="0076567C"/>
    <w:rsid w:val="00774669"/>
    <w:rsid w:val="0078000A"/>
    <w:rsid w:val="007808A6"/>
    <w:rsid w:val="00784B06"/>
    <w:rsid w:val="007C0635"/>
    <w:rsid w:val="007D0E71"/>
    <w:rsid w:val="007E30B9"/>
    <w:rsid w:val="007E7743"/>
    <w:rsid w:val="0080329F"/>
    <w:rsid w:val="00804973"/>
    <w:rsid w:val="0083238F"/>
    <w:rsid w:val="00852433"/>
    <w:rsid w:val="008561CA"/>
    <w:rsid w:val="00856CD5"/>
    <w:rsid w:val="00864CA0"/>
    <w:rsid w:val="008650BF"/>
    <w:rsid w:val="00871037"/>
    <w:rsid w:val="0087611A"/>
    <w:rsid w:val="008A6243"/>
    <w:rsid w:val="008A63E5"/>
    <w:rsid w:val="008B6F04"/>
    <w:rsid w:val="008C1736"/>
    <w:rsid w:val="008C5008"/>
    <w:rsid w:val="008E510D"/>
    <w:rsid w:val="008E72A8"/>
    <w:rsid w:val="008E73CE"/>
    <w:rsid w:val="008F0FAA"/>
    <w:rsid w:val="0090223A"/>
    <w:rsid w:val="00902AEA"/>
    <w:rsid w:val="00903541"/>
    <w:rsid w:val="00913AC2"/>
    <w:rsid w:val="0092000B"/>
    <w:rsid w:val="009208C6"/>
    <w:rsid w:val="009217EE"/>
    <w:rsid w:val="00932414"/>
    <w:rsid w:val="00933144"/>
    <w:rsid w:val="00940D4E"/>
    <w:rsid w:val="00943EFC"/>
    <w:rsid w:val="00951B5F"/>
    <w:rsid w:val="0096649A"/>
    <w:rsid w:val="009665BB"/>
    <w:rsid w:val="00967BE0"/>
    <w:rsid w:val="00970DE1"/>
    <w:rsid w:val="00992342"/>
    <w:rsid w:val="009D0746"/>
    <w:rsid w:val="009D080D"/>
    <w:rsid w:val="009D13E7"/>
    <w:rsid w:val="009D6B2D"/>
    <w:rsid w:val="009D738C"/>
    <w:rsid w:val="009E5418"/>
    <w:rsid w:val="009F5AD2"/>
    <w:rsid w:val="009F5ECA"/>
    <w:rsid w:val="00A155CE"/>
    <w:rsid w:val="00A23095"/>
    <w:rsid w:val="00A302B5"/>
    <w:rsid w:val="00A31292"/>
    <w:rsid w:val="00A32FFC"/>
    <w:rsid w:val="00A45715"/>
    <w:rsid w:val="00A45DA9"/>
    <w:rsid w:val="00A53F27"/>
    <w:rsid w:val="00A756EA"/>
    <w:rsid w:val="00A77533"/>
    <w:rsid w:val="00A954F0"/>
    <w:rsid w:val="00AA5785"/>
    <w:rsid w:val="00AA6285"/>
    <w:rsid w:val="00AB6E2E"/>
    <w:rsid w:val="00AC07D7"/>
    <w:rsid w:val="00AC1CCF"/>
    <w:rsid w:val="00AC1D3C"/>
    <w:rsid w:val="00AD0B5E"/>
    <w:rsid w:val="00AD4077"/>
    <w:rsid w:val="00AE735F"/>
    <w:rsid w:val="00AF1ED8"/>
    <w:rsid w:val="00B02778"/>
    <w:rsid w:val="00B111A9"/>
    <w:rsid w:val="00B134FC"/>
    <w:rsid w:val="00B20346"/>
    <w:rsid w:val="00B2326A"/>
    <w:rsid w:val="00B32FBB"/>
    <w:rsid w:val="00B40606"/>
    <w:rsid w:val="00B46FBE"/>
    <w:rsid w:val="00B52498"/>
    <w:rsid w:val="00B57DD9"/>
    <w:rsid w:val="00B62E4D"/>
    <w:rsid w:val="00B64C83"/>
    <w:rsid w:val="00B659BE"/>
    <w:rsid w:val="00B66496"/>
    <w:rsid w:val="00B66A38"/>
    <w:rsid w:val="00B70716"/>
    <w:rsid w:val="00B71E53"/>
    <w:rsid w:val="00B73A78"/>
    <w:rsid w:val="00B84E3F"/>
    <w:rsid w:val="00B92F04"/>
    <w:rsid w:val="00BB4775"/>
    <w:rsid w:val="00BB4E09"/>
    <w:rsid w:val="00BF1BA7"/>
    <w:rsid w:val="00C04EAC"/>
    <w:rsid w:val="00C075F3"/>
    <w:rsid w:val="00C07918"/>
    <w:rsid w:val="00C114B4"/>
    <w:rsid w:val="00C14B02"/>
    <w:rsid w:val="00C23D49"/>
    <w:rsid w:val="00C31878"/>
    <w:rsid w:val="00C31E7D"/>
    <w:rsid w:val="00C33591"/>
    <w:rsid w:val="00C546D2"/>
    <w:rsid w:val="00C60556"/>
    <w:rsid w:val="00C6133E"/>
    <w:rsid w:val="00C6427C"/>
    <w:rsid w:val="00C659C6"/>
    <w:rsid w:val="00C824E7"/>
    <w:rsid w:val="00C83D5B"/>
    <w:rsid w:val="00C84F21"/>
    <w:rsid w:val="00C8648B"/>
    <w:rsid w:val="00C9264A"/>
    <w:rsid w:val="00C95DA6"/>
    <w:rsid w:val="00CB1F7C"/>
    <w:rsid w:val="00CC4A3B"/>
    <w:rsid w:val="00CC6DFE"/>
    <w:rsid w:val="00CE09CF"/>
    <w:rsid w:val="00D303BF"/>
    <w:rsid w:val="00D3062A"/>
    <w:rsid w:val="00D35D9A"/>
    <w:rsid w:val="00D46A44"/>
    <w:rsid w:val="00D50DB5"/>
    <w:rsid w:val="00D652E2"/>
    <w:rsid w:val="00D74B36"/>
    <w:rsid w:val="00D83ED0"/>
    <w:rsid w:val="00D91451"/>
    <w:rsid w:val="00D95A0C"/>
    <w:rsid w:val="00D96A4E"/>
    <w:rsid w:val="00DA2EF5"/>
    <w:rsid w:val="00DB63A4"/>
    <w:rsid w:val="00DC40C7"/>
    <w:rsid w:val="00E24DAC"/>
    <w:rsid w:val="00E26154"/>
    <w:rsid w:val="00E555D4"/>
    <w:rsid w:val="00E80054"/>
    <w:rsid w:val="00E801D6"/>
    <w:rsid w:val="00E87266"/>
    <w:rsid w:val="00E910F1"/>
    <w:rsid w:val="00EA0B6A"/>
    <w:rsid w:val="00EC57CB"/>
    <w:rsid w:val="00ED4168"/>
    <w:rsid w:val="00ED608F"/>
    <w:rsid w:val="00EF0E6F"/>
    <w:rsid w:val="00F21B21"/>
    <w:rsid w:val="00F25C68"/>
    <w:rsid w:val="00F27215"/>
    <w:rsid w:val="00F32E8B"/>
    <w:rsid w:val="00F377B6"/>
    <w:rsid w:val="00F41390"/>
    <w:rsid w:val="00F450A5"/>
    <w:rsid w:val="00F47A9A"/>
    <w:rsid w:val="00F54E47"/>
    <w:rsid w:val="00F6211C"/>
    <w:rsid w:val="00F947CB"/>
    <w:rsid w:val="00F97C7C"/>
    <w:rsid w:val="00FB01C9"/>
    <w:rsid w:val="00FB0BC4"/>
    <w:rsid w:val="00FB68EF"/>
    <w:rsid w:val="00FC7FC7"/>
    <w:rsid w:val="0390AFCF"/>
    <w:rsid w:val="0F05AB1E"/>
    <w:rsid w:val="10AD4288"/>
    <w:rsid w:val="13699263"/>
    <w:rsid w:val="1F26B92D"/>
    <w:rsid w:val="2969BCA1"/>
    <w:rsid w:val="29AD86EF"/>
    <w:rsid w:val="3539DD91"/>
    <w:rsid w:val="3800F03A"/>
    <w:rsid w:val="3E6DD0B4"/>
    <w:rsid w:val="45A83A97"/>
    <w:rsid w:val="49E8E1F4"/>
    <w:rsid w:val="4A7835C7"/>
    <w:rsid w:val="5228A57F"/>
    <w:rsid w:val="53E08E18"/>
    <w:rsid w:val="5573C67D"/>
    <w:rsid w:val="564E07DC"/>
    <w:rsid w:val="588A1D58"/>
    <w:rsid w:val="593D5F12"/>
    <w:rsid w:val="59C4F46C"/>
    <w:rsid w:val="5A20E49F"/>
    <w:rsid w:val="5A533B76"/>
    <w:rsid w:val="5BDAB30A"/>
    <w:rsid w:val="5BE0DA21"/>
    <w:rsid w:val="5C589617"/>
    <w:rsid w:val="5D4F11E9"/>
    <w:rsid w:val="5F3AB5BC"/>
    <w:rsid w:val="609E8BAB"/>
    <w:rsid w:val="60FAD26D"/>
    <w:rsid w:val="62420A62"/>
    <w:rsid w:val="661DD1AD"/>
    <w:rsid w:val="68F0C9AB"/>
    <w:rsid w:val="6D758501"/>
    <w:rsid w:val="6F0AA875"/>
    <w:rsid w:val="6FD76621"/>
    <w:rsid w:val="76038C9C"/>
    <w:rsid w:val="78390216"/>
    <w:rsid w:val="79849BE1"/>
    <w:rsid w:val="7A1BD493"/>
    <w:rsid w:val="7AB20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D9EE"/>
  <w15:chartTrackingRefBased/>
  <w15:docId w15:val="{7CEFC958-08A4-4C4F-A244-A3C1FFC19C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6785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F450A5"/>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6785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223A"/>
    <w:pPr>
      <w:keepNext/>
      <w:keepLines/>
      <w:spacing w:before="40" w:after="0"/>
      <w:outlineLvl w:val="3"/>
    </w:pPr>
    <w:rPr>
      <w:rFonts w:asciiTheme="majorHAnsi" w:hAnsiTheme="majorHAnsi" w:eastAsiaTheme="majorEastAsia" w:cstheme="majorBidi"/>
      <w:i/>
      <w:iCs/>
      <w:color w:val="2F5496" w:themeColor="accent1" w:themeShade="BF"/>
      <w:szCs w:val="20"/>
      <w:lang w:bidi="hi-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F450A5"/>
    <w:rPr>
      <w:rFonts w:ascii="Times New Roman" w:hAnsi="Times New Roman" w:eastAsia="Times New Roman" w:cs="Times New Roman"/>
      <w:b/>
      <w:bCs/>
      <w:kern w:val="0"/>
      <w:sz w:val="36"/>
      <w:szCs w:val="36"/>
      <w:lang w:eastAsia="en-IN"/>
      <w14:ligatures w14:val="none"/>
    </w:rPr>
  </w:style>
  <w:style w:type="paragraph" w:styleId="NormalWeb">
    <w:name w:val="Normal (Web)"/>
    <w:basedOn w:val="Normal"/>
    <w:uiPriority w:val="99"/>
    <w:unhideWhenUsed/>
    <w:rsid w:val="00F450A5"/>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yperlink">
    <w:name w:val="Hyperlink"/>
    <w:basedOn w:val="DefaultParagraphFont"/>
    <w:uiPriority w:val="99"/>
    <w:unhideWhenUsed/>
    <w:rsid w:val="00F450A5"/>
    <w:rPr>
      <w:color w:val="0000FF"/>
      <w:u w:val="single"/>
    </w:rPr>
  </w:style>
  <w:style w:type="character" w:styleId="Strong">
    <w:name w:val="Strong"/>
    <w:basedOn w:val="DefaultParagraphFont"/>
    <w:uiPriority w:val="22"/>
    <w:qFormat/>
    <w:rsid w:val="00F450A5"/>
    <w:rPr>
      <w:b/>
      <w:bCs/>
    </w:rPr>
  </w:style>
  <w:style w:type="character" w:styleId="Heading1Char" w:customStyle="1">
    <w:name w:val="Heading 1 Char"/>
    <w:basedOn w:val="DefaultParagraphFont"/>
    <w:link w:val="Heading1"/>
    <w:uiPriority w:val="9"/>
    <w:rsid w:val="00667857"/>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667857"/>
    <w:pPr>
      <w:ind w:left="720"/>
      <w:contextualSpacing/>
    </w:pPr>
  </w:style>
  <w:style w:type="character" w:styleId="Heading3Char" w:customStyle="1">
    <w:name w:val="Heading 3 Char"/>
    <w:basedOn w:val="DefaultParagraphFont"/>
    <w:link w:val="Heading3"/>
    <w:uiPriority w:val="9"/>
    <w:semiHidden/>
    <w:rsid w:val="00667857"/>
    <w:rPr>
      <w:rFonts w:asciiTheme="majorHAnsi" w:hAnsiTheme="majorHAnsi" w:eastAsiaTheme="majorEastAsia" w:cstheme="majorBidi"/>
      <w:color w:val="1F3763" w:themeColor="accent1" w:themeShade="7F"/>
      <w:sz w:val="24"/>
      <w:szCs w:val="24"/>
    </w:rPr>
  </w:style>
  <w:style w:type="character" w:styleId="HTMLCode">
    <w:name w:val="HTML Code"/>
    <w:basedOn w:val="DefaultParagraphFont"/>
    <w:uiPriority w:val="99"/>
    <w:semiHidden/>
    <w:unhideWhenUsed/>
    <w:rsid w:val="001B338A"/>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rsid w:val="0090223A"/>
    <w:rPr>
      <w:rFonts w:asciiTheme="majorHAnsi" w:hAnsiTheme="majorHAnsi" w:eastAsiaTheme="majorEastAsia" w:cstheme="majorBidi"/>
      <w:i/>
      <w:iCs/>
      <w:color w:val="2F5496" w:themeColor="accent1" w:themeShade="BF"/>
      <w:szCs w:val="20"/>
      <w:lang w:bidi="hi-IN"/>
    </w:rPr>
  </w:style>
  <w:style w:type="paragraph" w:styleId="HTMLPreformatted">
    <w:name w:val="HTML Preformatted"/>
    <w:basedOn w:val="Normal"/>
    <w:link w:val="HTMLPreformattedChar"/>
    <w:uiPriority w:val="99"/>
    <w:semiHidden/>
    <w:unhideWhenUsed/>
    <w:rsid w:val="00856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semiHidden/>
    <w:rsid w:val="00856CD5"/>
    <w:rPr>
      <w:rFonts w:ascii="Courier New" w:hAnsi="Courier New" w:eastAsia="Times New Roman" w:cs="Courier New"/>
      <w:kern w:val="0"/>
      <w:sz w:val="20"/>
      <w:szCs w:val="20"/>
      <w:lang w:eastAsia="en-IN"/>
      <w14:ligatures w14:val="none"/>
    </w:rPr>
  </w:style>
  <w:style w:type="character" w:styleId="hljs-meta" w:customStyle="1">
    <w:name w:val="hljs-meta"/>
    <w:basedOn w:val="DefaultParagraphFont"/>
    <w:rsid w:val="00856CD5"/>
  </w:style>
  <w:style w:type="character" w:styleId="hljs-comment" w:customStyle="1">
    <w:name w:val="hljs-comment"/>
    <w:basedOn w:val="DefaultParagraphFont"/>
    <w:rsid w:val="00856CD5"/>
  </w:style>
  <w:style w:type="character" w:styleId="hljs-builtin" w:customStyle="1">
    <w:name w:val="hljs-built_in"/>
    <w:basedOn w:val="DefaultParagraphFont"/>
    <w:rsid w:val="00856CD5"/>
  </w:style>
  <w:style w:type="character" w:styleId="hljs-string" w:customStyle="1">
    <w:name w:val="hljs-string"/>
    <w:basedOn w:val="DefaultParagraphFont"/>
    <w:rsid w:val="00856CD5"/>
  </w:style>
  <w:style w:type="character" w:styleId="hljs-variable" w:customStyle="1">
    <w:name w:val="hljs-variable"/>
    <w:basedOn w:val="DefaultParagraphFont"/>
    <w:rsid w:val="00856CD5"/>
  </w:style>
  <w:style w:type="character" w:styleId="UnresolvedMention">
    <w:name w:val="Unresolved Mention"/>
    <w:basedOn w:val="DefaultParagraphFont"/>
    <w:uiPriority w:val="99"/>
    <w:semiHidden/>
    <w:unhideWhenUsed/>
    <w:rsid w:val="00C3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570">
      <w:bodyDiv w:val="1"/>
      <w:marLeft w:val="0"/>
      <w:marRight w:val="0"/>
      <w:marTop w:val="0"/>
      <w:marBottom w:val="0"/>
      <w:divBdr>
        <w:top w:val="none" w:sz="0" w:space="0" w:color="auto"/>
        <w:left w:val="none" w:sz="0" w:space="0" w:color="auto"/>
        <w:bottom w:val="none" w:sz="0" w:space="0" w:color="auto"/>
        <w:right w:val="none" w:sz="0" w:space="0" w:color="auto"/>
      </w:divBdr>
    </w:div>
    <w:div w:id="99304317">
      <w:bodyDiv w:val="1"/>
      <w:marLeft w:val="0"/>
      <w:marRight w:val="0"/>
      <w:marTop w:val="0"/>
      <w:marBottom w:val="0"/>
      <w:divBdr>
        <w:top w:val="none" w:sz="0" w:space="0" w:color="auto"/>
        <w:left w:val="none" w:sz="0" w:space="0" w:color="auto"/>
        <w:bottom w:val="none" w:sz="0" w:space="0" w:color="auto"/>
        <w:right w:val="none" w:sz="0" w:space="0" w:color="auto"/>
      </w:divBdr>
    </w:div>
    <w:div w:id="113061575">
      <w:bodyDiv w:val="1"/>
      <w:marLeft w:val="0"/>
      <w:marRight w:val="0"/>
      <w:marTop w:val="0"/>
      <w:marBottom w:val="0"/>
      <w:divBdr>
        <w:top w:val="none" w:sz="0" w:space="0" w:color="auto"/>
        <w:left w:val="none" w:sz="0" w:space="0" w:color="auto"/>
        <w:bottom w:val="none" w:sz="0" w:space="0" w:color="auto"/>
        <w:right w:val="none" w:sz="0" w:space="0" w:color="auto"/>
      </w:divBdr>
    </w:div>
    <w:div w:id="132675843">
      <w:bodyDiv w:val="1"/>
      <w:marLeft w:val="0"/>
      <w:marRight w:val="0"/>
      <w:marTop w:val="0"/>
      <w:marBottom w:val="0"/>
      <w:divBdr>
        <w:top w:val="none" w:sz="0" w:space="0" w:color="auto"/>
        <w:left w:val="none" w:sz="0" w:space="0" w:color="auto"/>
        <w:bottom w:val="none" w:sz="0" w:space="0" w:color="auto"/>
        <w:right w:val="none" w:sz="0" w:space="0" w:color="auto"/>
      </w:divBdr>
      <w:divsChild>
        <w:div w:id="706684900">
          <w:marLeft w:val="0"/>
          <w:marRight w:val="0"/>
          <w:marTop w:val="0"/>
          <w:marBottom w:val="0"/>
          <w:divBdr>
            <w:top w:val="none" w:sz="0" w:space="0" w:color="auto"/>
            <w:left w:val="none" w:sz="0" w:space="0" w:color="auto"/>
            <w:bottom w:val="none" w:sz="0" w:space="0" w:color="auto"/>
            <w:right w:val="none" w:sz="0" w:space="0" w:color="auto"/>
          </w:divBdr>
        </w:div>
        <w:div w:id="1645696400">
          <w:marLeft w:val="0"/>
          <w:marRight w:val="0"/>
          <w:marTop w:val="0"/>
          <w:marBottom w:val="0"/>
          <w:divBdr>
            <w:top w:val="none" w:sz="0" w:space="0" w:color="auto"/>
            <w:left w:val="none" w:sz="0" w:space="0" w:color="auto"/>
            <w:bottom w:val="none" w:sz="0" w:space="0" w:color="auto"/>
            <w:right w:val="none" w:sz="0" w:space="0" w:color="auto"/>
          </w:divBdr>
        </w:div>
        <w:div w:id="1679231120">
          <w:marLeft w:val="0"/>
          <w:marRight w:val="0"/>
          <w:marTop w:val="0"/>
          <w:marBottom w:val="0"/>
          <w:divBdr>
            <w:top w:val="none" w:sz="0" w:space="0" w:color="auto"/>
            <w:left w:val="none" w:sz="0" w:space="0" w:color="auto"/>
            <w:bottom w:val="none" w:sz="0" w:space="0" w:color="auto"/>
            <w:right w:val="none" w:sz="0" w:space="0" w:color="auto"/>
          </w:divBdr>
        </w:div>
        <w:div w:id="1952079791">
          <w:marLeft w:val="0"/>
          <w:marRight w:val="0"/>
          <w:marTop w:val="0"/>
          <w:marBottom w:val="0"/>
          <w:divBdr>
            <w:top w:val="none" w:sz="0" w:space="0" w:color="auto"/>
            <w:left w:val="none" w:sz="0" w:space="0" w:color="auto"/>
            <w:bottom w:val="none" w:sz="0" w:space="0" w:color="auto"/>
            <w:right w:val="none" w:sz="0" w:space="0" w:color="auto"/>
          </w:divBdr>
        </w:div>
        <w:div w:id="2024699359">
          <w:marLeft w:val="0"/>
          <w:marRight w:val="0"/>
          <w:marTop w:val="0"/>
          <w:marBottom w:val="0"/>
          <w:divBdr>
            <w:top w:val="none" w:sz="0" w:space="0" w:color="auto"/>
            <w:left w:val="none" w:sz="0" w:space="0" w:color="auto"/>
            <w:bottom w:val="none" w:sz="0" w:space="0" w:color="auto"/>
            <w:right w:val="none" w:sz="0" w:space="0" w:color="auto"/>
          </w:divBdr>
        </w:div>
      </w:divsChild>
    </w:div>
    <w:div w:id="182869056">
      <w:bodyDiv w:val="1"/>
      <w:marLeft w:val="0"/>
      <w:marRight w:val="0"/>
      <w:marTop w:val="0"/>
      <w:marBottom w:val="0"/>
      <w:divBdr>
        <w:top w:val="none" w:sz="0" w:space="0" w:color="auto"/>
        <w:left w:val="none" w:sz="0" w:space="0" w:color="auto"/>
        <w:bottom w:val="none" w:sz="0" w:space="0" w:color="auto"/>
        <w:right w:val="none" w:sz="0" w:space="0" w:color="auto"/>
      </w:divBdr>
    </w:div>
    <w:div w:id="187841538">
      <w:bodyDiv w:val="1"/>
      <w:marLeft w:val="0"/>
      <w:marRight w:val="0"/>
      <w:marTop w:val="0"/>
      <w:marBottom w:val="0"/>
      <w:divBdr>
        <w:top w:val="none" w:sz="0" w:space="0" w:color="auto"/>
        <w:left w:val="none" w:sz="0" w:space="0" w:color="auto"/>
        <w:bottom w:val="none" w:sz="0" w:space="0" w:color="auto"/>
        <w:right w:val="none" w:sz="0" w:space="0" w:color="auto"/>
      </w:divBdr>
    </w:div>
    <w:div w:id="194467421">
      <w:bodyDiv w:val="1"/>
      <w:marLeft w:val="0"/>
      <w:marRight w:val="0"/>
      <w:marTop w:val="0"/>
      <w:marBottom w:val="0"/>
      <w:divBdr>
        <w:top w:val="none" w:sz="0" w:space="0" w:color="auto"/>
        <w:left w:val="none" w:sz="0" w:space="0" w:color="auto"/>
        <w:bottom w:val="none" w:sz="0" w:space="0" w:color="auto"/>
        <w:right w:val="none" w:sz="0" w:space="0" w:color="auto"/>
      </w:divBdr>
    </w:div>
    <w:div w:id="203717038">
      <w:bodyDiv w:val="1"/>
      <w:marLeft w:val="0"/>
      <w:marRight w:val="0"/>
      <w:marTop w:val="0"/>
      <w:marBottom w:val="0"/>
      <w:divBdr>
        <w:top w:val="none" w:sz="0" w:space="0" w:color="auto"/>
        <w:left w:val="none" w:sz="0" w:space="0" w:color="auto"/>
        <w:bottom w:val="none" w:sz="0" w:space="0" w:color="auto"/>
        <w:right w:val="none" w:sz="0" w:space="0" w:color="auto"/>
      </w:divBdr>
      <w:divsChild>
        <w:div w:id="345208754">
          <w:marLeft w:val="0"/>
          <w:marRight w:val="0"/>
          <w:marTop w:val="0"/>
          <w:marBottom w:val="0"/>
          <w:divBdr>
            <w:top w:val="none" w:sz="0" w:space="0" w:color="auto"/>
            <w:left w:val="none" w:sz="0" w:space="0" w:color="auto"/>
            <w:bottom w:val="none" w:sz="0" w:space="0" w:color="auto"/>
            <w:right w:val="none" w:sz="0" w:space="0" w:color="auto"/>
          </w:divBdr>
        </w:div>
        <w:div w:id="631326485">
          <w:marLeft w:val="0"/>
          <w:marRight w:val="0"/>
          <w:marTop w:val="0"/>
          <w:marBottom w:val="0"/>
          <w:divBdr>
            <w:top w:val="none" w:sz="0" w:space="0" w:color="auto"/>
            <w:left w:val="none" w:sz="0" w:space="0" w:color="auto"/>
            <w:bottom w:val="none" w:sz="0" w:space="0" w:color="auto"/>
            <w:right w:val="none" w:sz="0" w:space="0" w:color="auto"/>
          </w:divBdr>
        </w:div>
      </w:divsChild>
    </w:div>
    <w:div w:id="249125299">
      <w:bodyDiv w:val="1"/>
      <w:marLeft w:val="0"/>
      <w:marRight w:val="0"/>
      <w:marTop w:val="0"/>
      <w:marBottom w:val="0"/>
      <w:divBdr>
        <w:top w:val="none" w:sz="0" w:space="0" w:color="auto"/>
        <w:left w:val="none" w:sz="0" w:space="0" w:color="auto"/>
        <w:bottom w:val="none" w:sz="0" w:space="0" w:color="auto"/>
        <w:right w:val="none" w:sz="0" w:space="0" w:color="auto"/>
      </w:divBdr>
      <w:divsChild>
        <w:div w:id="1795056591">
          <w:marLeft w:val="0"/>
          <w:marRight w:val="0"/>
          <w:marTop w:val="0"/>
          <w:marBottom w:val="0"/>
          <w:divBdr>
            <w:top w:val="none" w:sz="0" w:space="0" w:color="auto"/>
            <w:left w:val="none" w:sz="0" w:space="0" w:color="auto"/>
            <w:bottom w:val="none" w:sz="0" w:space="0" w:color="auto"/>
            <w:right w:val="none" w:sz="0" w:space="0" w:color="auto"/>
          </w:divBdr>
        </w:div>
      </w:divsChild>
    </w:div>
    <w:div w:id="264339424">
      <w:bodyDiv w:val="1"/>
      <w:marLeft w:val="0"/>
      <w:marRight w:val="0"/>
      <w:marTop w:val="0"/>
      <w:marBottom w:val="0"/>
      <w:divBdr>
        <w:top w:val="none" w:sz="0" w:space="0" w:color="auto"/>
        <w:left w:val="none" w:sz="0" w:space="0" w:color="auto"/>
        <w:bottom w:val="none" w:sz="0" w:space="0" w:color="auto"/>
        <w:right w:val="none" w:sz="0" w:space="0" w:color="auto"/>
      </w:divBdr>
    </w:div>
    <w:div w:id="313726778">
      <w:bodyDiv w:val="1"/>
      <w:marLeft w:val="0"/>
      <w:marRight w:val="0"/>
      <w:marTop w:val="0"/>
      <w:marBottom w:val="0"/>
      <w:divBdr>
        <w:top w:val="none" w:sz="0" w:space="0" w:color="auto"/>
        <w:left w:val="none" w:sz="0" w:space="0" w:color="auto"/>
        <w:bottom w:val="none" w:sz="0" w:space="0" w:color="auto"/>
        <w:right w:val="none" w:sz="0" w:space="0" w:color="auto"/>
      </w:divBdr>
      <w:divsChild>
        <w:div w:id="1032652564">
          <w:marLeft w:val="0"/>
          <w:marRight w:val="0"/>
          <w:marTop w:val="0"/>
          <w:marBottom w:val="0"/>
          <w:divBdr>
            <w:top w:val="none" w:sz="0" w:space="0" w:color="auto"/>
            <w:left w:val="none" w:sz="0" w:space="0" w:color="auto"/>
            <w:bottom w:val="none" w:sz="0" w:space="0" w:color="auto"/>
            <w:right w:val="none" w:sz="0" w:space="0" w:color="auto"/>
          </w:divBdr>
        </w:div>
      </w:divsChild>
    </w:div>
    <w:div w:id="364671151">
      <w:bodyDiv w:val="1"/>
      <w:marLeft w:val="0"/>
      <w:marRight w:val="0"/>
      <w:marTop w:val="0"/>
      <w:marBottom w:val="0"/>
      <w:divBdr>
        <w:top w:val="none" w:sz="0" w:space="0" w:color="auto"/>
        <w:left w:val="none" w:sz="0" w:space="0" w:color="auto"/>
        <w:bottom w:val="none" w:sz="0" w:space="0" w:color="auto"/>
        <w:right w:val="none" w:sz="0" w:space="0" w:color="auto"/>
      </w:divBdr>
      <w:divsChild>
        <w:div w:id="433407508">
          <w:marLeft w:val="0"/>
          <w:marRight w:val="0"/>
          <w:marTop w:val="0"/>
          <w:marBottom w:val="0"/>
          <w:divBdr>
            <w:top w:val="none" w:sz="0" w:space="0" w:color="auto"/>
            <w:left w:val="none" w:sz="0" w:space="0" w:color="auto"/>
            <w:bottom w:val="none" w:sz="0" w:space="0" w:color="auto"/>
            <w:right w:val="none" w:sz="0" w:space="0" w:color="auto"/>
          </w:divBdr>
        </w:div>
        <w:div w:id="1531643010">
          <w:marLeft w:val="0"/>
          <w:marRight w:val="0"/>
          <w:marTop w:val="0"/>
          <w:marBottom w:val="0"/>
          <w:divBdr>
            <w:top w:val="none" w:sz="0" w:space="0" w:color="auto"/>
            <w:left w:val="none" w:sz="0" w:space="0" w:color="auto"/>
            <w:bottom w:val="none" w:sz="0" w:space="0" w:color="auto"/>
            <w:right w:val="none" w:sz="0" w:space="0" w:color="auto"/>
          </w:divBdr>
        </w:div>
      </w:divsChild>
    </w:div>
    <w:div w:id="399329420">
      <w:bodyDiv w:val="1"/>
      <w:marLeft w:val="0"/>
      <w:marRight w:val="0"/>
      <w:marTop w:val="0"/>
      <w:marBottom w:val="0"/>
      <w:divBdr>
        <w:top w:val="none" w:sz="0" w:space="0" w:color="auto"/>
        <w:left w:val="none" w:sz="0" w:space="0" w:color="auto"/>
        <w:bottom w:val="none" w:sz="0" w:space="0" w:color="auto"/>
        <w:right w:val="none" w:sz="0" w:space="0" w:color="auto"/>
      </w:divBdr>
      <w:divsChild>
        <w:div w:id="91554947">
          <w:marLeft w:val="0"/>
          <w:marRight w:val="0"/>
          <w:marTop w:val="0"/>
          <w:marBottom w:val="0"/>
          <w:divBdr>
            <w:top w:val="none" w:sz="0" w:space="0" w:color="auto"/>
            <w:left w:val="none" w:sz="0" w:space="0" w:color="auto"/>
            <w:bottom w:val="none" w:sz="0" w:space="0" w:color="auto"/>
            <w:right w:val="none" w:sz="0" w:space="0" w:color="auto"/>
          </w:divBdr>
        </w:div>
        <w:div w:id="361899841">
          <w:marLeft w:val="0"/>
          <w:marRight w:val="0"/>
          <w:marTop w:val="0"/>
          <w:marBottom w:val="0"/>
          <w:divBdr>
            <w:top w:val="none" w:sz="0" w:space="0" w:color="auto"/>
            <w:left w:val="none" w:sz="0" w:space="0" w:color="auto"/>
            <w:bottom w:val="none" w:sz="0" w:space="0" w:color="auto"/>
            <w:right w:val="none" w:sz="0" w:space="0" w:color="auto"/>
          </w:divBdr>
        </w:div>
        <w:div w:id="1448967227">
          <w:marLeft w:val="0"/>
          <w:marRight w:val="0"/>
          <w:marTop w:val="0"/>
          <w:marBottom w:val="0"/>
          <w:divBdr>
            <w:top w:val="none" w:sz="0" w:space="0" w:color="auto"/>
            <w:left w:val="none" w:sz="0" w:space="0" w:color="auto"/>
            <w:bottom w:val="none" w:sz="0" w:space="0" w:color="auto"/>
            <w:right w:val="none" w:sz="0" w:space="0" w:color="auto"/>
          </w:divBdr>
        </w:div>
        <w:div w:id="1718241001">
          <w:marLeft w:val="0"/>
          <w:marRight w:val="0"/>
          <w:marTop w:val="0"/>
          <w:marBottom w:val="0"/>
          <w:divBdr>
            <w:top w:val="none" w:sz="0" w:space="0" w:color="auto"/>
            <w:left w:val="none" w:sz="0" w:space="0" w:color="auto"/>
            <w:bottom w:val="none" w:sz="0" w:space="0" w:color="auto"/>
            <w:right w:val="none" w:sz="0" w:space="0" w:color="auto"/>
          </w:divBdr>
        </w:div>
        <w:div w:id="1921327652">
          <w:marLeft w:val="0"/>
          <w:marRight w:val="0"/>
          <w:marTop w:val="0"/>
          <w:marBottom w:val="0"/>
          <w:divBdr>
            <w:top w:val="none" w:sz="0" w:space="0" w:color="auto"/>
            <w:left w:val="none" w:sz="0" w:space="0" w:color="auto"/>
            <w:bottom w:val="none" w:sz="0" w:space="0" w:color="auto"/>
            <w:right w:val="none" w:sz="0" w:space="0" w:color="auto"/>
          </w:divBdr>
        </w:div>
      </w:divsChild>
    </w:div>
    <w:div w:id="403067762">
      <w:bodyDiv w:val="1"/>
      <w:marLeft w:val="0"/>
      <w:marRight w:val="0"/>
      <w:marTop w:val="0"/>
      <w:marBottom w:val="0"/>
      <w:divBdr>
        <w:top w:val="none" w:sz="0" w:space="0" w:color="auto"/>
        <w:left w:val="none" w:sz="0" w:space="0" w:color="auto"/>
        <w:bottom w:val="none" w:sz="0" w:space="0" w:color="auto"/>
        <w:right w:val="none" w:sz="0" w:space="0" w:color="auto"/>
      </w:divBdr>
    </w:div>
    <w:div w:id="424309204">
      <w:bodyDiv w:val="1"/>
      <w:marLeft w:val="0"/>
      <w:marRight w:val="0"/>
      <w:marTop w:val="0"/>
      <w:marBottom w:val="0"/>
      <w:divBdr>
        <w:top w:val="none" w:sz="0" w:space="0" w:color="auto"/>
        <w:left w:val="none" w:sz="0" w:space="0" w:color="auto"/>
        <w:bottom w:val="none" w:sz="0" w:space="0" w:color="auto"/>
        <w:right w:val="none" w:sz="0" w:space="0" w:color="auto"/>
      </w:divBdr>
    </w:div>
    <w:div w:id="441220098">
      <w:bodyDiv w:val="1"/>
      <w:marLeft w:val="0"/>
      <w:marRight w:val="0"/>
      <w:marTop w:val="0"/>
      <w:marBottom w:val="0"/>
      <w:divBdr>
        <w:top w:val="none" w:sz="0" w:space="0" w:color="auto"/>
        <w:left w:val="none" w:sz="0" w:space="0" w:color="auto"/>
        <w:bottom w:val="none" w:sz="0" w:space="0" w:color="auto"/>
        <w:right w:val="none" w:sz="0" w:space="0" w:color="auto"/>
      </w:divBdr>
      <w:divsChild>
        <w:div w:id="34475103">
          <w:marLeft w:val="0"/>
          <w:marRight w:val="0"/>
          <w:marTop w:val="0"/>
          <w:marBottom w:val="0"/>
          <w:divBdr>
            <w:top w:val="none" w:sz="0" w:space="0" w:color="auto"/>
            <w:left w:val="none" w:sz="0" w:space="0" w:color="auto"/>
            <w:bottom w:val="none" w:sz="0" w:space="0" w:color="auto"/>
            <w:right w:val="none" w:sz="0" w:space="0" w:color="auto"/>
          </w:divBdr>
        </w:div>
        <w:div w:id="169879004">
          <w:marLeft w:val="0"/>
          <w:marRight w:val="0"/>
          <w:marTop w:val="0"/>
          <w:marBottom w:val="0"/>
          <w:divBdr>
            <w:top w:val="none" w:sz="0" w:space="0" w:color="auto"/>
            <w:left w:val="none" w:sz="0" w:space="0" w:color="auto"/>
            <w:bottom w:val="none" w:sz="0" w:space="0" w:color="auto"/>
            <w:right w:val="none" w:sz="0" w:space="0" w:color="auto"/>
          </w:divBdr>
        </w:div>
        <w:div w:id="261841633">
          <w:marLeft w:val="0"/>
          <w:marRight w:val="0"/>
          <w:marTop w:val="0"/>
          <w:marBottom w:val="0"/>
          <w:divBdr>
            <w:top w:val="none" w:sz="0" w:space="0" w:color="auto"/>
            <w:left w:val="none" w:sz="0" w:space="0" w:color="auto"/>
            <w:bottom w:val="none" w:sz="0" w:space="0" w:color="auto"/>
            <w:right w:val="none" w:sz="0" w:space="0" w:color="auto"/>
          </w:divBdr>
        </w:div>
        <w:div w:id="706178925">
          <w:marLeft w:val="0"/>
          <w:marRight w:val="0"/>
          <w:marTop w:val="0"/>
          <w:marBottom w:val="0"/>
          <w:divBdr>
            <w:top w:val="none" w:sz="0" w:space="0" w:color="auto"/>
            <w:left w:val="none" w:sz="0" w:space="0" w:color="auto"/>
            <w:bottom w:val="none" w:sz="0" w:space="0" w:color="auto"/>
            <w:right w:val="none" w:sz="0" w:space="0" w:color="auto"/>
          </w:divBdr>
        </w:div>
        <w:div w:id="1059285778">
          <w:marLeft w:val="0"/>
          <w:marRight w:val="0"/>
          <w:marTop w:val="0"/>
          <w:marBottom w:val="0"/>
          <w:divBdr>
            <w:top w:val="none" w:sz="0" w:space="0" w:color="auto"/>
            <w:left w:val="none" w:sz="0" w:space="0" w:color="auto"/>
            <w:bottom w:val="none" w:sz="0" w:space="0" w:color="auto"/>
            <w:right w:val="none" w:sz="0" w:space="0" w:color="auto"/>
          </w:divBdr>
        </w:div>
        <w:div w:id="1104880833">
          <w:marLeft w:val="0"/>
          <w:marRight w:val="0"/>
          <w:marTop w:val="0"/>
          <w:marBottom w:val="0"/>
          <w:divBdr>
            <w:top w:val="none" w:sz="0" w:space="0" w:color="auto"/>
            <w:left w:val="none" w:sz="0" w:space="0" w:color="auto"/>
            <w:bottom w:val="none" w:sz="0" w:space="0" w:color="auto"/>
            <w:right w:val="none" w:sz="0" w:space="0" w:color="auto"/>
          </w:divBdr>
        </w:div>
      </w:divsChild>
    </w:div>
    <w:div w:id="467016249">
      <w:bodyDiv w:val="1"/>
      <w:marLeft w:val="0"/>
      <w:marRight w:val="0"/>
      <w:marTop w:val="0"/>
      <w:marBottom w:val="0"/>
      <w:divBdr>
        <w:top w:val="none" w:sz="0" w:space="0" w:color="auto"/>
        <w:left w:val="none" w:sz="0" w:space="0" w:color="auto"/>
        <w:bottom w:val="none" w:sz="0" w:space="0" w:color="auto"/>
        <w:right w:val="none" w:sz="0" w:space="0" w:color="auto"/>
      </w:divBdr>
    </w:div>
    <w:div w:id="507646009">
      <w:bodyDiv w:val="1"/>
      <w:marLeft w:val="0"/>
      <w:marRight w:val="0"/>
      <w:marTop w:val="0"/>
      <w:marBottom w:val="0"/>
      <w:divBdr>
        <w:top w:val="none" w:sz="0" w:space="0" w:color="auto"/>
        <w:left w:val="none" w:sz="0" w:space="0" w:color="auto"/>
        <w:bottom w:val="none" w:sz="0" w:space="0" w:color="auto"/>
        <w:right w:val="none" w:sz="0" w:space="0" w:color="auto"/>
      </w:divBdr>
    </w:div>
    <w:div w:id="531266873">
      <w:bodyDiv w:val="1"/>
      <w:marLeft w:val="0"/>
      <w:marRight w:val="0"/>
      <w:marTop w:val="0"/>
      <w:marBottom w:val="0"/>
      <w:divBdr>
        <w:top w:val="none" w:sz="0" w:space="0" w:color="auto"/>
        <w:left w:val="none" w:sz="0" w:space="0" w:color="auto"/>
        <w:bottom w:val="none" w:sz="0" w:space="0" w:color="auto"/>
        <w:right w:val="none" w:sz="0" w:space="0" w:color="auto"/>
      </w:divBdr>
    </w:div>
    <w:div w:id="568075734">
      <w:bodyDiv w:val="1"/>
      <w:marLeft w:val="0"/>
      <w:marRight w:val="0"/>
      <w:marTop w:val="0"/>
      <w:marBottom w:val="0"/>
      <w:divBdr>
        <w:top w:val="none" w:sz="0" w:space="0" w:color="auto"/>
        <w:left w:val="none" w:sz="0" w:space="0" w:color="auto"/>
        <w:bottom w:val="none" w:sz="0" w:space="0" w:color="auto"/>
        <w:right w:val="none" w:sz="0" w:space="0" w:color="auto"/>
      </w:divBdr>
    </w:div>
    <w:div w:id="592208133">
      <w:bodyDiv w:val="1"/>
      <w:marLeft w:val="0"/>
      <w:marRight w:val="0"/>
      <w:marTop w:val="0"/>
      <w:marBottom w:val="0"/>
      <w:divBdr>
        <w:top w:val="none" w:sz="0" w:space="0" w:color="auto"/>
        <w:left w:val="none" w:sz="0" w:space="0" w:color="auto"/>
        <w:bottom w:val="none" w:sz="0" w:space="0" w:color="auto"/>
        <w:right w:val="none" w:sz="0" w:space="0" w:color="auto"/>
      </w:divBdr>
    </w:div>
    <w:div w:id="680355719">
      <w:bodyDiv w:val="1"/>
      <w:marLeft w:val="0"/>
      <w:marRight w:val="0"/>
      <w:marTop w:val="0"/>
      <w:marBottom w:val="0"/>
      <w:divBdr>
        <w:top w:val="none" w:sz="0" w:space="0" w:color="auto"/>
        <w:left w:val="none" w:sz="0" w:space="0" w:color="auto"/>
        <w:bottom w:val="none" w:sz="0" w:space="0" w:color="auto"/>
        <w:right w:val="none" w:sz="0" w:space="0" w:color="auto"/>
      </w:divBdr>
    </w:div>
    <w:div w:id="717515929">
      <w:bodyDiv w:val="1"/>
      <w:marLeft w:val="0"/>
      <w:marRight w:val="0"/>
      <w:marTop w:val="0"/>
      <w:marBottom w:val="0"/>
      <w:divBdr>
        <w:top w:val="none" w:sz="0" w:space="0" w:color="auto"/>
        <w:left w:val="none" w:sz="0" w:space="0" w:color="auto"/>
        <w:bottom w:val="none" w:sz="0" w:space="0" w:color="auto"/>
        <w:right w:val="none" w:sz="0" w:space="0" w:color="auto"/>
      </w:divBdr>
    </w:div>
    <w:div w:id="736821378">
      <w:bodyDiv w:val="1"/>
      <w:marLeft w:val="0"/>
      <w:marRight w:val="0"/>
      <w:marTop w:val="0"/>
      <w:marBottom w:val="0"/>
      <w:divBdr>
        <w:top w:val="none" w:sz="0" w:space="0" w:color="auto"/>
        <w:left w:val="none" w:sz="0" w:space="0" w:color="auto"/>
        <w:bottom w:val="none" w:sz="0" w:space="0" w:color="auto"/>
        <w:right w:val="none" w:sz="0" w:space="0" w:color="auto"/>
      </w:divBdr>
      <w:divsChild>
        <w:div w:id="698774641">
          <w:marLeft w:val="0"/>
          <w:marRight w:val="0"/>
          <w:marTop w:val="0"/>
          <w:marBottom w:val="0"/>
          <w:divBdr>
            <w:top w:val="none" w:sz="0" w:space="0" w:color="auto"/>
            <w:left w:val="none" w:sz="0" w:space="0" w:color="auto"/>
            <w:bottom w:val="none" w:sz="0" w:space="0" w:color="auto"/>
            <w:right w:val="none" w:sz="0" w:space="0" w:color="auto"/>
          </w:divBdr>
        </w:div>
      </w:divsChild>
    </w:div>
    <w:div w:id="740103758">
      <w:bodyDiv w:val="1"/>
      <w:marLeft w:val="0"/>
      <w:marRight w:val="0"/>
      <w:marTop w:val="0"/>
      <w:marBottom w:val="0"/>
      <w:divBdr>
        <w:top w:val="none" w:sz="0" w:space="0" w:color="auto"/>
        <w:left w:val="none" w:sz="0" w:space="0" w:color="auto"/>
        <w:bottom w:val="none" w:sz="0" w:space="0" w:color="auto"/>
        <w:right w:val="none" w:sz="0" w:space="0" w:color="auto"/>
      </w:divBdr>
    </w:div>
    <w:div w:id="763570613">
      <w:bodyDiv w:val="1"/>
      <w:marLeft w:val="0"/>
      <w:marRight w:val="0"/>
      <w:marTop w:val="0"/>
      <w:marBottom w:val="0"/>
      <w:divBdr>
        <w:top w:val="none" w:sz="0" w:space="0" w:color="auto"/>
        <w:left w:val="none" w:sz="0" w:space="0" w:color="auto"/>
        <w:bottom w:val="none" w:sz="0" w:space="0" w:color="auto"/>
        <w:right w:val="none" w:sz="0" w:space="0" w:color="auto"/>
      </w:divBdr>
    </w:div>
    <w:div w:id="799112465">
      <w:bodyDiv w:val="1"/>
      <w:marLeft w:val="0"/>
      <w:marRight w:val="0"/>
      <w:marTop w:val="0"/>
      <w:marBottom w:val="0"/>
      <w:divBdr>
        <w:top w:val="none" w:sz="0" w:space="0" w:color="auto"/>
        <w:left w:val="none" w:sz="0" w:space="0" w:color="auto"/>
        <w:bottom w:val="none" w:sz="0" w:space="0" w:color="auto"/>
        <w:right w:val="none" w:sz="0" w:space="0" w:color="auto"/>
      </w:divBdr>
      <w:divsChild>
        <w:div w:id="1373074548">
          <w:marLeft w:val="0"/>
          <w:marRight w:val="0"/>
          <w:marTop w:val="0"/>
          <w:marBottom w:val="0"/>
          <w:divBdr>
            <w:top w:val="none" w:sz="0" w:space="0" w:color="auto"/>
            <w:left w:val="none" w:sz="0" w:space="0" w:color="auto"/>
            <w:bottom w:val="none" w:sz="0" w:space="0" w:color="auto"/>
            <w:right w:val="none" w:sz="0" w:space="0" w:color="auto"/>
          </w:divBdr>
        </w:div>
      </w:divsChild>
    </w:div>
    <w:div w:id="799613233">
      <w:bodyDiv w:val="1"/>
      <w:marLeft w:val="0"/>
      <w:marRight w:val="0"/>
      <w:marTop w:val="0"/>
      <w:marBottom w:val="0"/>
      <w:divBdr>
        <w:top w:val="none" w:sz="0" w:space="0" w:color="auto"/>
        <w:left w:val="none" w:sz="0" w:space="0" w:color="auto"/>
        <w:bottom w:val="none" w:sz="0" w:space="0" w:color="auto"/>
        <w:right w:val="none" w:sz="0" w:space="0" w:color="auto"/>
      </w:divBdr>
    </w:div>
    <w:div w:id="834418370">
      <w:bodyDiv w:val="1"/>
      <w:marLeft w:val="0"/>
      <w:marRight w:val="0"/>
      <w:marTop w:val="0"/>
      <w:marBottom w:val="0"/>
      <w:divBdr>
        <w:top w:val="none" w:sz="0" w:space="0" w:color="auto"/>
        <w:left w:val="none" w:sz="0" w:space="0" w:color="auto"/>
        <w:bottom w:val="none" w:sz="0" w:space="0" w:color="auto"/>
        <w:right w:val="none" w:sz="0" w:space="0" w:color="auto"/>
      </w:divBdr>
    </w:div>
    <w:div w:id="852378414">
      <w:bodyDiv w:val="1"/>
      <w:marLeft w:val="0"/>
      <w:marRight w:val="0"/>
      <w:marTop w:val="0"/>
      <w:marBottom w:val="0"/>
      <w:divBdr>
        <w:top w:val="none" w:sz="0" w:space="0" w:color="auto"/>
        <w:left w:val="none" w:sz="0" w:space="0" w:color="auto"/>
        <w:bottom w:val="none" w:sz="0" w:space="0" w:color="auto"/>
        <w:right w:val="none" w:sz="0" w:space="0" w:color="auto"/>
      </w:divBdr>
    </w:div>
    <w:div w:id="856194773">
      <w:bodyDiv w:val="1"/>
      <w:marLeft w:val="0"/>
      <w:marRight w:val="0"/>
      <w:marTop w:val="0"/>
      <w:marBottom w:val="0"/>
      <w:divBdr>
        <w:top w:val="none" w:sz="0" w:space="0" w:color="auto"/>
        <w:left w:val="none" w:sz="0" w:space="0" w:color="auto"/>
        <w:bottom w:val="none" w:sz="0" w:space="0" w:color="auto"/>
        <w:right w:val="none" w:sz="0" w:space="0" w:color="auto"/>
      </w:divBdr>
    </w:div>
    <w:div w:id="904804867">
      <w:bodyDiv w:val="1"/>
      <w:marLeft w:val="0"/>
      <w:marRight w:val="0"/>
      <w:marTop w:val="0"/>
      <w:marBottom w:val="0"/>
      <w:divBdr>
        <w:top w:val="none" w:sz="0" w:space="0" w:color="auto"/>
        <w:left w:val="none" w:sz="0" w:space="0" w:color="auto"/>
        <w:bottom w:val="none" w:sz="0" w:space="0" w:color="auto"/>
        <w:right w:val="none" w:sz="0" w:space="0" w:color="auto"/>
      </w:divBdr>
      <w:divsChild>
        <w:div w:id="1999646171">
          <w:marLeft w:val="0"/>
          <w:marRight w:val="0"/>
          <w:marTop w:val="0"/>
          <w:marBottom w:val="0"/>
          <w:divBdr>
            <w:top w:val="none" w:sz="0" w:space="0" w:color="auto"/>
            <w:left w:val="none" w:sz="0" w:space="0" w:color="auto"/>
            <w:bottom w:val="none" w:sz="0" w:space="0" w:color="auto"/>
            <w:right w:val="none" w:sz="0" w:space="0" w:color="auto"/>
          </w:divBdr>
        </w:div>
      </w:divsChild>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1036005556">
      <w:bodyDiv w:val="1"/>
      <w:marLeft w:val="0"/>
      <w:marRight w:val="0"/>
      <w:marTop w:val="0"/>
      <w:marBottom w:val="0"/>
      <w:divBdr>
        <w:top w:val="none" w:sz="0" w:space="0" w:color="auto"/>
        <w:left w:val="none" w:sz="0" w:space="0" w:color="auto"/>
        <w:bottom w:val="none" w:sz="0" w:space="0" w:color="auto"/>
        <w:right w:val="none" w:sz="0" w:space="0" w:color="auto"/>
      </w:divBdr>
    </w:div>
    <w:div w:id="1050032142">
      <w:bodyDiv w:val="1"/>
      <w:marLeft w:val="0"/>
      <w:marRight w:val="0"/>
      <w:marTop w:val="0"/>
      <w:marBottom w:val="0"/>
      <w:divBdr>
        <w:top w:val="none" w:sz="0" w:space="0" w:color="auto"/>
        <w:left w:val="none" w:sz="0" w:space="0" w:color="auto"/>
        <w:bottom w:val="none" w:sz="0" w:space="0" w:color="auto"/>
        <w:right w:val="none" w:sz="0" w:space="0" w:color="auto"/>
      </w:divBdr>
    </w:div>
    <w:div w:id="1052927877">
      <w:bodyDiv w:val="1"/>
      <w:marLeft w:val="0"/>
      <w:marRight w:val="0"/>
      <w:marTop w:val="0"/>
      <w:marBottom w:val="0"/>
      <w:divBdr>
        <w:top w:val="none" w:sz="0" w:space="0" w:color="auto"/>
        <w:left w:val="none" w:sz="0" w:space="0" w:color="auto"/>
        <w:bottom w:val="none" w:sz="0" w:space="0" w:color="auto"/>
        <w:right w:val="none" w:sz="0" w:space="0" w:color="auto"/>
      </w:divBdr>
    </w:div>
    <w:div w:id="1071738264">
      <w:bodyDiv w:val="1"/>
      <w:marLeft w:val="0"/>
      <w:marRight w:val="0"/>
      <w:marTop w:val="0"/>
      <w:marBottom w:val="0"/>
      <w:divBdr>
        <w:top w:val="none" w:sz="0" w:space="0" w:color="auto"/>
        <w:left w:val="none" w:sz="0" w:space="0" w:color="auto"/>
        <w:bottom w:val="none" w:sz="0" w:space="0" w:color="auto"/>
        <w:right w:val="none" w:sz="0" w:space="0" w:color="auto"/>
      </w:divBdr>
    </w:div>
    <w:div w:id="1120999909">
      <w:bodyDiv w:val="1"/>
      <w:marLeft w:val="0"/>
      <w:marRight w:val="0"/>
      <w:marTop w:val="0"/>
      <w:marBottom w:val="0"/>
      <w:divBdr>
        <w:top w:val="none" w:sz="0" w:space="0" w:color="auto"/>
        <w:left w:val="none" w:sz="0" w:space="0" w:color="auto"/>
        <w:bottom w:val="none" w:sz="0" w:space="0" w:color="auto"/>
        <w:right w:val="none" w:sz="0" w:space="0" w:color="auto"/>
      </w:divBdr>
    </w:div>
    <w:div w:id="1122000343">
      <w:bodyDiv w:val="1"/>
      <w:marLeft w:val="0"/>
      <w:marRight w:val="0"/>
      <w:marTop w:val="0"/>
      <w:marBottom w:val="0"/>
      <w:divBdr>
        <w:top w:val="none" w:sz="0" w:space="0" w:color="auto"/>
        <w:left w:val="none" w:sz="0" w:space="0" w:color="auto"/>
        <w:bottom w:val="none" w:sz="0" w:space="0" w:color="auto"/>
        <w:right w:val="none" w:sz="0" w:space="0" w:color="auto"/>
      </w:divBdr>
    </w:div>
    <w:div w:id="1135026339">
      <w:bodyDiv w:val="1"/>
      <w:marLeft w:val="0"/>
      <w:marRight w:val="0"/>
      <w:marTop w:val="0"/>
      <w:marBottom w:val="0"/>
      <w:divBdr>
        <w:top w:val="none" w:sz="0" w:space="0" w:color="auto"/>
        <w:left w:val="none" w:sz="0" w:space="0" w:color="auto"/>
        <w:bottom w:val="none" w:sz="0" w:space="0" w:color="auto"/>
        <w:right w:val="none" w:sz="0" w:space="0" w:color="auto"/>
      </w:divBdr>
    </w:div>
    <w:div w:id="1141532594">
      <w:bodyDiv w:val="1"/>
      <w:marLeft w:val="0"/>
      <w:marRight w:val="0"/>
      <w:marTop w:val="0"/>
      <w:marBottom w:val="0"/>
      <w:divBdr>
        <w:top w:val="none" w:sz="0" w:space="0" w:color="auto"/>
        <w:left w:val="none" w:sz="0" w:space="0" w:color="auto"/>
        <w:bottom w:val="none" w:sz="0" w:space="0" w:color="auto"/>
        <w:right w:val="none" w:sz="0" w:space="0" w:color="auto"/>
      </w:divBdr>
    </w:div>
    <w:div w:id="1157300534">
      <w:bodyDiv w:val="1"/>
      <w:marLeft w:val="0"/>
      <w:marRight w:val="0"/>
      <w:marTop w:val="0"/>
      <w:marBottom w:val="0"/>
      <w:divBdr>
        <w:top w:val="none" w:sz="0" w:space="0" w:color="auto"/>
        <w:left w:val="none" w:sz="0" w:space="0" w:color="auto"/>
        <w:bottom w:val="none" w:sz="0" w:space="0" w:color="auto"/>
        <w:right w:val="none" w:sz="0" w:space="0" w:color="auto"/>
      </w:divBdr>
      <w:divsChild>
        <w:div w:id="3872387">
          <w:marLeft w:val="0"/>
          <w:marRight w:val="0"/>
          <w:marTop w:val="0"/>
          <w:marBottom w:val="0"/>
          <w:divBdr>
            <w:top w:val="none" w:sz="0" w:space="0" w:color="auto"/>
            <w:left w:val="none" w:sz="0" w:space="0" w:color="auto"/>
            <w:bottom w:val="none" w:sz="0" w:space="0" w:color="auto"/>
            <w:right w:val="none" w:sz="0" w:space="0" w:color="auto"/>
          </w:divBdr>
        </w:div>
        <w:div w:id="499007711">
          <w:marLeft w:val="0"/>
          <w:marRight w:val="0"/>
          <w:marTop w:val="0"/>
          <w:marBottom w:val="0"/>
          <w:divBdr>
            <w:top w:val="none" w:sz="0" w:space="0" w:color="auto"/>
            <w:left w:val="none" w:sz="0" w:space="0" w:color="auto"/>
            <w:bottom w:val="none" w:sz="0" w:space="0" w:color="auto"/>
            <w:right w:val="none" w:sz="0" w:space="0" w:color="auto"/>
          </w:divBdr>
        </w:div>
        <w:div w:id="661082745">
          <w:marLeft w:val="0"/>
          <w:marRight w:val="0"/>
          <w:marTop w:val="0"/>
          <w:marBottom w:val="0"/>
          <w:divBdr>
            <w:top w:val="none" w:sz="0" w:space="0" w:color="auto"/>
            <w:left w:val="none" w:sz="0" w:space="0" w:color="auto"/>
            <w:bottom w:val="none" w:sz="0" w:space="0" w:color="auto"/>
            <w:right w:val="none" w:sz="0" w:space="0" w:color="auto"/>
          </w:divBdr>
        </w:div>
        <w:div w:id="662321794">
          <w:marLeft w:val="0"/>
          <w:marRight w:val="0"/>
          <w:marTop w:val="0"/>
          <w:marBottom w:val="0"/>
          <w:divBdr>
            <w:top w:val="none" w:sz="0" w:space="0" w:color="auto"/>
            <w:left w:val="none" w:sz="0" w:space="0" w:color="auto"/>
            <w:bottom w:val="none" w:sz="0" w:space="0" w:color="auto"/>
            <w:right w:val="none" w:sz="0" w:space="0" w:color="auto"/>
          </w:divBdr>
        </w:div>
        <w:div w:id="1446577663">
          <w:marLeft w:val="0"/>
          <w:marRight w:val="0"/>
          <w:marTop w:val="0"/>
          <w:marBottom w:val="0"/>
          <w:divBdr>
            <w:top w:val="none" w:sz="0" w:space="0" w:color="auto"/>
            <w:left w:val="none" w:sz="0" w:space="0" w:color="auto"/>
            <w:bottom w:val="none" w:sz="0" w:space="0" w:color="auto"/>
            <w:right w:val="none" w:sz="0" w:space="0" w:color="auto"/>
          </w:divBdr>
        </w:div>
        <w:div w:id="2123449667">
          <w:marLeft w:val="0"/>
          <w:marRight w:val="0"/>
          <w:marTop w:val="0"/>
          <w:marBottom w:val="0"/>
          <w:divBdr>
            <w:top w:val="none" w:sz="0" w:space="0" w:color="auto"/>
            <w:left w:val="none" w:sz="0" w:space="0" w:color="auto"/>
            <w:bottom w:val="none" w:sz="0" w:space="0" w:color="auto"/>
            <w:right w:val="none" w:sz="0" w:space="0" w:color="auto"/>
          </w:divBdr>
        </w:div>
      </w:divsChild>
    </w:div>
    <w:div w:id="1169905343">
      <w:bodyDiv w:val="1"/>
      <w:marLeft w:val="0"/>
      <w:marRight w:val="0"/>
      <w:marTop w:val="0"/>
      <w:marBottom w:val="0"/>
      <w:divBdr>
        <w:top w:val="none" w:sz="0" w:space="0" w:color="auto"/>
        <w:left w:val="none" w:sz="0" w:space="0" w:color="auto"/>
        <w:bottom w:val="none" w:sz="0" w:space="0" w:color="auto"/>
        <w:right w:val="none" w:sz="0" w:space="0" w:color="auto"/>
      </w:divBdr>
    </w:div>
    <w:div w:id="1179275726">
      <w:bodyDiv w:val="1"/>
      <w:marLeft w:val="0"/>
      <w:marRight w:val="0"/>
      <w:marTop w:val="0"/>
      <w:marBottom w:val="0"/>
      <w:divBdr>
        <w:top w:val="none" w:sz="0" w:space="0" w:color="auto"/>
        <w:left w:val="none" w:sz="0" w:space="0" w:color="auto"/>
        <w:bottom w:val="none" w:sz="0" w:space="0" w:color="auto"/>
        <w:right w:val="none" w:sz="0" w:space="0" w:color="auto"/>
      </w:divBdr>
    </w:div>
    <w:div w:id="1193573749">
      <w:bodyDiv w:val="1"/>
      <w:marLeft w:val="0"/>
      <w:marRight w:val="0"/>
      <w:marTop w:val="0"/>
      <w:marBottom w:val="0"/>
      <w:divBdr>
        <w:top w:val="none" w:sz="0" w:space="0" w:color="auto"/>
        <w:left w:val="none" w:sz="0" w:space="0" w:color="auto"/>
        <w:bottom w:val="none" w:sz="0" w:space="0" w:color="auto"/>
        <w:right w:val="none" w:sz="0" w:space="0" w:color="auto"/>
      </w:divBdr>
    </w:div>
    <w:div w:id="1200585674">
      <w:bodyDiv w:val="1"/>
      <w:marLeft w:val="0"/>
      <w:marRight w:val="0"/>
      <w:marTop w:val="0"/>
      <w:marBottom w:val="0"/>
      <w:divBdr>
        <w:top w:val="none" w:sz="0" w:space="0" w:color="auto"/>
        <w:left w:val="none" w:sz="0" w:space="0" w:color="auto"/>
        <w:bottom w:val="none" w:sz="0" w:space="0" w:color="auto"/>
        <w:right w:val="none" w:sz="0" w:space="0" w:color="auto"/>
      </w:divBdr>
    </w:div>
    <w:div w:id="1221289856">
      <w:bodyDiv w:val="1"/>
      <w:marLeft w:val="0"/>
      <w:marRight w:val="0"/>
      <w:marTop w:val="0"/>
      <w:marBottom w:val="0"/>
      <w:divBdr>
        <w:top w:val="none" w:sz="0" w:space="0" w:color="auto"/>
        <w:left w:val="none" w:sz="0" w:space="0" w:color="auto"/>
        <w:bottom w:val="none" w:sz="0" w:space="0" w:color="auto"/>
        <w:right w:val="none" w:sz="0" w:space="0" w:color="auto"/>
      </w:divBdr>
      <w:divsChild>
        <w:div w:id="899949810">
          <w:marLeft w:val="0"/>
          <w:marRight w:val="0"/>
          <w:marTop w:val="0"/>
          <w:marBottom w:val="0"/>
          <w:divBdr>
            <w:top w:val="none" w:sz="0" w:space="0" w:color="auto"/>
            <w:left w:val="none" w:sz="0" w:space="0" w:color="auto"/>
            <w:bottom w:val="none" w:sz="0" w:space="0" w:color="auto"/>
            <w:right w:val="none" w:sz="0" w:space="0" w:color="auto"/>
          </w:divBdr>
        </w:div>
        <w:div w:id="1049110159">
          <w:marLeft w:val="0"/>
          <w:marRight w:val="0"/>
          <w:marTop w:val="0"/>
          <w:marBottom w:val="0"/>
          <w:divBdr>
            <w:top w:val="none" w:sz="0" w:space="0" w:color="auto"/>
            <w:left w:val="none" w:sz="0" w:space="0" w:color="auto"/>
            <w:bottom w:val="none" w:sz="0" w:space="0" w:color="auto"/>
            <w:right w:val="none" w:sz="0" w:space="0" w:color="auto"/>
          </w:divBdr>
        </w:div>
      </w:divsChild>
    </w:div>
    <w:div w:id="1222446966">
      <w:bodyDiv w:val="1"/>
      <w:marLeft w:val="0"/>
      <w:marRight w:val="0"/>
      <w:marTop w:val="0"/>
      <w:marBottom w:val="0"/>
      <w:divBdr>
        <w:top w:val="none" w:sz="0" w:space="0" w:color="auto"/>
        <w:left w:val="none" w:sz="0" w:space="0" w:color="auto"/>
        <w:bottom w:val="none" w:sz="0" w:space="0" w:color="auto"/>
        <w:right w:val="none" w:sz="0" w:space="0" w:color="auto"/>
      </w:divBdr>
    </w:div>
    <w:div w:id="1227567714">
      <w:bodyDiv w:val="1"/>
      <w:marLeft w:val="0"/>
      <w:marRight w:val="0"/>
      <w:marTop w:val="0"/>
      <w:marBottom w:val="0"/>
      <w:divBdr>
        <w:top w:val="none" w:sz="0" w:space="0" w:color="auto"/>
        <w:left w:val="none" w:sz="0" w:space="0" w:color="auto"/>
        <w:bottom w:val="none" w:sz="0" w:space="0" w:color="auto"/>
        <w:right w:val="none" w:sz="0" w:space="0" w:color="auto"/>
      </w:divBdr>
    </w:div>
    <w:div w:id="1230530410">
      <w:bodyDiv w:val="1"/>
      <w:marLeft w:val="0"/>
      <w:marRight w:val="0"/>
      <w:marTop w:val="0"/>
      <w:marBottom w:val="0"/>
      <w:divBdr>
        <w:top w:val="none" w:sz="0" w:space="0" w:color="auto"/>
        <w:left w:val="none" w:sz="0" w:space="0" w:color="auto"/>
        <w:bottom w:val="none" w:sz="0" w:space="0" w:color="auto"/>
        <w:right w:val="none" w:sz="0" w:space="0" w:color="auto"/>
      </w:divBdr>
      <w:divsChild>
        <w:div w:id="287592402">
          <w:marLeft w:val="0"/>
          <w:marRight w:val="0"/>
          <w:marTop w:val="0"/>
          <w:marBottom w:val="0"/>
          <w:divBdr>
            <w:top w:val="none" w:sz="0" w:space="0" w:color="auto"/>
            <w:left w:val="none" w:sz="0" w:space="0" w:color="auto"/>
            <w:bottom w:val="none" w:sz="0" w:space="0" w:color="auto"/>
            <w:right w:val="none" w:sz="0" w:space="0" w:color="auto"/>
          </w:divBdr>
        </w:div>
        <w:div w:id="475144343">
          <w:marLeft w:val="0"/>
          <w:marRight w:val="0"/>
          <w:marTop w:val="0"/>
          <w:marBottom w:val="0"/>
          <w:divBdr>
            <w:top w:val="none" w:sz="0" w:space="0" w:color="auto"/>
            <w:left w:val="none" w:sz="0" w:space="0" w:color="auto"/>
            <w:bottom w:val="none" w:sz="0" w:space="0" w:color="auto"/>
            <w:right w:val="none" w:sz="0" w:space="0" w:color="auto"/>
          </w:divBdr>
        </w:div>
        <w:div w:id="1438524619">
          <w:marLeft w:val="0"/>
          <w:marRight w:val="0"/>
          <w:marTop w:val="0"/>
          <w:marBottom w:val="0"/>
          <w:divBdr>
            <w:top w:val="none" w:sz="0" w:space="0" w:color="auto"/>
            <w:left w:val="none" w:sz="0" w:space="0" w:color="auto"/>
            <w:bottom w:val="none" w:sz="0" w:space="0" w:color="auto"/>
            <w:right w:val="none" w:sz="0" w:space="0" w:color="auto"/>
          </w:divBdr>
        </w:div>
        <w:div w:id="1474324827">
          <w:marLeft w:val="0"/>
          <w:marRight w:val="0"/>
          <w:marTop w:val="0"/>
          <w:marBottom w:val="0"/>
          <w:divBdr>
            <w:top w:val="none" w:sz="0" w:space="0" w:color="auto"/>
            <w:left w:val="none" w:sz="0" w:space="0" w:color="auto"/>
            <w:bottom w:val="none" w:sz="0" w:space="0" w:color="auto"/>
            <w:right w:val="none" w:sz="0" w:space="0" w:color="auto"/>
          </w:divBdr>
        </w:div>
        <w:div w:id="1561940884">
          <w:marLeft w:val="0"/>
          <w:marRight w:val="0"/>
          <w:marTop w:val="0"/>
          <w:marBottom w:val="0"/>
          <w:divBdr>
            <w:top w:val="none" w:sz="0" w:space="0" w:color="auto"/>
            <w:left w:val="none" w:sz="0" w:space="0" w:color="auto"/>
            <w:bottom w:val="none" w:sz="0" w:space="0" w:color="auto"/>
            <w:right w:val="none" w:sz="0" w:space="0" w:color="auto"/>
          </w:divBdr>
        </w:div>
        <w:div w:id="2030373517">
          <w:marLeft w:val="0"/>
          <w:marRight w:val="0"/>
          <w:marTop w:val="0"/>
          <w:marBottom w:val="0"/>
          <w:divBdr>
            <w:top w:val="none" w:sz="0" w:space="0" w:color="auto"/>
            <w:left w:val="none" w:sz="0" w:space="0" w:color="auto"/>
            <w:bottom w:val="none" w:sz="0" w:space="0" w:color="auto"/>
            <w:right w:val="none" w:sz="0" w:space="0" w:color="auto"/>
          </w:divBdr>
        </w:div>
      </w:divsChild>
    </w:div>
    <w:div w:id="1261648753">
      <w:bodyDiv w:val="1"/>
      <w:marLeft w:val="0"/>
      <w:marRight w:val="0"/>
      <w:marTop w:val="0"/>
      <w:marBottom w:val="0"/>
      <w:divBdr>
        <w:top w:val="none" w:sz="0" w:space="0" w:color="auto"/>
        <w:left w:val="none" w:sz="0" w:space="0" w:color="auto"/>
        <w:bottom w:val="none" w:sz="0" w:space="0" w:color="auto"/>
        <w:right w:val="none" w:sz="0" w:space="0" w:color="auto"/>
      </w:divBdr>
    </w:div>
    <w:div w:id="1291327298">
      <w:bodyDiv w:val="1"/>
      <w:marLeft w:val="0"/>
      <w:marRight w:val="0"/>
      <w:marTop w:val="0"/>
      <w:marBottom w:val="0"/>
      <w:divBdr>
        <w:top w:val="none" w:sz="0" w:space="0" w:color="auto"/>
        <w:left w:val="none" w:sz="0" w:space="0" w:color="auto"/>
        <w:bottom w:val="none" w:sz="0" w:space="0" w:color="auto"/>
        <w:right w:val="none" w:sz="0" w:space="0" w:color="auto"/>
      </w:divBdr>
    </w:div>
    <w:div w:id="1302228595">
      <w:bodyDiv w:val="1"/>
      <w:marLeft w:val="0"/>
      <w:marRight w:val="0"/>
      <w:marTop w:val="0"/>
      <w:marBottom w:val="0"/>
      <w:divBdr>
        <w:top w:val="none" w:sz="0" w:space="0" w:color="auto"/>
        <w:left w:val="none" w:sz="0" w:space="0" w:color="auto"/>
        <w:bottom w:val="none" w:sz="0" w:space="0" w:color="auto"/>
        <w:right w:val="none" w:sz="0" w:space="0" w:color="auto"/>
      </w:divBdr>
    </w:div>
    <w:div w:id="1305352387">
      <w:bodyDiv w:val="1"/>
      <w:marLeft w:val="0"/>
      <w:marRight w:val="0"/>
      <w:marTop w:val="0"/>
      <w:marBottom w:val="0"/>
      <w:divBdr>
        <w:top w:val="none" w:sz="0" w:space="0" w:color="auto"/>
        <w:left w:val="none" w:sz="0" w:space="0" w:color="auto"/>
        <w:bottom w:val="none" w:sz="0" w:space="0" w:color="auto"/>
        <w:right w:val="none" w:sz="0" w:space="0" w:color="auto"/>
      </w:divBdr>
    </w:div>
    <w:div w:id="1333100174">
      <w:bodyDiv w:val="1"/>
      <w:marLeft w:val="0"/>
      <w:marRight w:val="0"/>
      <w:marTop w:val="0"/>
      <w:marBottom w:val="0"/>
      <w:divBdr>
        <w:top w:val="none" w:sz="0" w:space="0" w:color="auto"/>
        <w:left w:val="none" w:sz="0" w:space="0" w:color="auto"/>
        <w:bottom w:val="none" w:sz="0" w:space="0" w:color="auto"/>
        <w:right w:val="none" w:sz="0" w:space="0" w:color="auto"/>
      </w:divBdr>
    </w:div>
    <w:div w:id="1386951543">
      <w:bodyDiv w:val="1"/>
      <w:marLeft w:val="0"/>
      <w:marRight w:val="0"/>
      <w:marTop w:val="0"/>
      <w:marBottom w:val="0"/>
      <w:divBdr>
        <w:top w:val="none" w:sz="0" w:space="0" w:color="auto"/>
        <w:left w:val="none" w:sz="0" w:space="0" w:color="auto"/>
        <w:bottom w:val="none" w:sz="0" w:space="0" w:color="auto"/>
        <w:right w:val="none" w:sz="0" w:space="0" w:color="auto"/>
      </w:divBdr>
    </w:div>
    <w:div w:id="1400011469">
      <w:bodyDiv w:val="1"/>
      <w:marLeft w:val="0"/>
      <w:marRight w:val="0"/>
      <w:marTop w:val="0"/>
      <w:marBottom w:val="0"/>
      <w:divBdr>
        <w:top w:val="none" w:sz="0" w:space="0" w:color="auto"/>
        <w:left w:val="none" w:sz="0" w:space="0" w:color="auto"/>
        <w:bottom w:val="none" w:sz="0" w:space="0" w:color="auto"/>
        <w:right w:val="none" w:sz="0" w:space="0" w:color="auto"/>
      </w:divBdr>
    </w:div>
    <w:div w:id="1400667276">
      <w:bodyDiv w:val="1"/>
      <w:marLeft w:val="0"/>
      <w:marRight w:val="0"/>
      <w:marTop w:val="0"/>
      <w:marBottom w:val="0"/>
      <w:divBdr>
        <w:top w:val="none" w:sz="0" w:space="0" w:color="auto"/>
        <w:left w:val="none" w:sz="0" w:space="0" w:color="auto"/>
        <w:bottom w:val="none" w:sz="0" w:space="0" w:color="auto"/>
        <w:right w:val="none" w:sz="0" w:space="0" w:color="auto"/>
      </w:divBdr>
    </w:div>
    <w:div w:id="1415780972">
      <w:bodyDiv w:val="1"/>
      <w:marLeft w:val="0"/>
      <w:marRight w:val="0"/>
      <w:marTop w:val="0"/>
      <w:marBottom w:val="0"/>
      <w:divBdr>
        <w:top w:val="none" w:sz="0" w:space="0" w:color="auto"/>
        <w:left w:val="none" w:sz="0" w:space="0" w:color="auto"/>
        <w:bottom w:val="none" w:sz="0" w:space="0" w:color="auto"/>
        <w:right w:val="none" w:sz="0" w:space="0" w:color="auto"/>
      </w:divBdr>
    </w:div>
    <w:div w:id="1450513369">
      <w:bodyDiv w:val="1"/>
      <w:marLeft w:val="0"/>
      <w:marRight w:val="0"/>
      <w:marTop w:val="0"/>
      <w:marBottom w:val="0"/>
      <w:divBdr>
        <w:top w:val="none" w:sz="0" w:space="0" w:color="auto"/>
        <w:left w:val="none" w:sz="0" w:space="0" w:color="auto"/>
        <w:bottom w:val="none" w:sz="0" w:space="0" w:color="auto"/>
        <w:right w:val="none" w:sz="0" w:space="0" w:color="auto"/>
      </w:divBdr>
    </w:div>
    <w:div w:id="1473985810">
      <w:bodyDiv w:val="1"/>
      <w:marLeft w:val="0"/>
      <w:marRight w:val="0"/>
      <w:marTop w:val="0"/>
      <w:marBottom w:val="0"/>
      <w:divBdr>
        <w:top w:val="none" w:sz="0" w:space="0" w:color="auto"/>
        <w:left w:val="none" w:sz="0" w:space="0" w:color="auto"/>
        <w:bottom w:val="none" w:sz="0" w:space="0" w:color="auto"/>
        <w:right w:val="none" w:sz="0" w:space="0" w:color="auto"/>
      </w:divBdr>
      <w:divsChild>
        <w:div w:id="358161540">
          <w:marLeft w:val="0"/>
          <w:marRight w:val="0"/>
          <w:marTop w:val="0"/>
          <w:marBottom w:val="0"/>
          <w:divBdr>
            <w:top w:val="none" w:sz="0" w:space="0" w:color="auto"/>
            <w:left w:val="none" w:sz="0" w:space="0" w:color="auto"/>
            <w:bottom w:val="none" w:sz="0" w:space="0" w:color="auto"/>
            <w:right w:val="none" w:sz="0" w:space="0" w:color="auto"/>
          </w:divBdr>
        </w:div>
        <w:div w:id="537016165">
          <w:marLeft w:val="0"/>
          <w:marRight w:val="0"/>
          <w:marTop w:val="0"/>
          <w:marBottom w:val="0"/>
          <w:divBdr>
            <w:top w:val="none" w:sz="0" w:space="0" w:color="auto"/>
            <w:left w:val="none" w:sz="0" w:space="0" w:color="auto"/>
            <w:bottom w:val="none" w:sz="0" w:space="0" w:color="auto"/>
            <w:right w:val="none" w:sz="0" w:space="0" w:color="auto"/>
          </w:divBdr>
        </w:div>
        <w:div w:id="870845538">
          <w:marLeft w:val="0"/>
          <w:marRight w:val="0"/>
          <w:marTop w:val="0"/>
          <w:marBottom w:val="0"/>
          <w:divBdr>
            <w:top w:val="none" w:sz="0" w:space="0" w:color="auto"/>
            <w:left w:val="none" w:sz="0" w:space="0" w:color="auto"/>
            <w:bottom w:val="none" w:sz="0" w:space="0" w:color="auto"/>
            <w:right w:val="none" w:sz="0" w:space="0" w:color="auto"/>
          </w:divBdr>
        </w:div>
        <w:div w:id="1121536717">
          <w:marLeft w:val="0"/>
          <w:marRight w:val="0"/>
          <w:marTop w:val="0"/>
          <w:marBottom w:val="0"/>
          <w:divBdr>
            <w:top w:val="none" w:sz="0" w:space="0" w:color="auto"/>
            <w:left w:val="none" w:sz="0" w:space="0" w:color="auto"/>
            <w:bottom w:val="none" w:sz="0" w:space="0" w:color="auto"/>
            <w:right w:val="none" w:sz="0" w:space="0" w:color="auto"/>
          </w:divBdr>
        </w:div>
        <w:div w:id="1226599218">
          <w:marLeft w:val="0"/>
          <w:marRight w:val="0"/>
          <w:marTop w:val="0"/>
          <w:marBottom w:val="0"/>
          <w:divBdr>
            <w:top w:val="none" w:sz="0" w:space="0" w:color="auto"/>
            <w:left w:val="none" w:sz="0" w:space="0" w:color="auto"/>
            <w:bottom w:val="none" w:sz="0" w:space="0" w:color="auto"/>
            <w:right w:val="none" w:sz="0" w:space="0" w:color="auto"/>
          </w:divBdr>
        </w:div>
        <w:div w:id="2115318399">
          <w:marLeft w:val="0"/>
          <w:marRight w:val="0"/>
          <w:marTop w:val="0"/>
          <w:marBottom w:val="0"/>
          <w:divBdr>
            <w:top w:val="none" w:sz="0" w:space="0" w:color="auto"/>
            <w:left w:val="none" w:sz="0" w:space="0" w:color="auto"/>
            <w:bottom w:val="none" w:sz="0" w:space="0" w:color="auto"/>
            <w:right w:val="none" w:sz="0" w:space="0" w:color="auto"/>
          </w:divBdr>
        </w:div>
      </w:divsChild>
    </w:div>
    <w:div w:id="1478259375">
      <w:bodyDiv w:val="1"/>
      <w:marLeft w:val="0"/>
      <w:marRight w:val="0"/>
      <w:marTop w:val="0"/>
      <w:marBottom w:val="0"/>
      <w:divBdr>
        <w:top w:val="none" w:sz="0" w:space="0" w:color="auto"/>
        <w:left w:val="none" w:sz="0" w:space="0" w:color="auto"/>
        <w:bottom w:val="none" w:sz="0" w:space="0" w:color="auto"/>
        <w:right w:val="none" w:sz="0" w:space="0" w:color="auto"/>
      </w:divBdr>
    </w:div>
    <w:div w:id="1479567560">
      <w:bodyDiv w:val="1"/>
      <w:marLeft w:val="0"/>
      <w:marRight w:val="0"/>
      <w:marTop w:val="0"/>
      <w:marBottom w:val="0"/>
      <w:divBdr>
        <w:top w:val="none" w:sz="0" w:space="0" w:color="auto"/>
        <w:left w:val="none" w:sz="0" w:space="0" w:color="auto"/>
        <w:bottom w:val="none" w:sz="0" w:space="0" w:color="auto"/>
        <w:right w:val="none" w:sz="0" w:space="0" w:color="auto"/>
      </w:divBdr>
    </w:div>
    <w:div w:id="1512641195">
      <w:bodyDiv w:val="1"/>
      <w:marLeft w:val="0"/>
      <w:marRight w:val="0"/>
      <w:marTop w:val="0"/>
      <w:marBottom w:val="0"/>
      <w:divBdr>
        <w:top w:val="none" w:sz="0" w:space="0" w:color="auto"/>
        <w:left w:val="none" w:sz="0" w:space="0" w:color="auto"/>
        <w:bottom w:val="none" w:sz="0" w:space="0" w:color="auto"/>
        <w:right w:val="none" w:sz="0" w:space="0" w:color="auto"/>
      </w:divBdr>
    </w:div>
    <w:div w:id="1572538512">
      <w:bodyDiv w:val="1"/>
      <w:marLeft w:val="0"/>
      <w:marRight w:val="0"/>
      <w:marTop w:val="0"/>
      <w:marBottom w:val="0"/>
      <w:divBdr>
        <w:top w:val="none" w:sz="0" w:space="0" w:color="auto"/>
        <w:left w:val="none" w:sz="0" w:space="0" w:color="auto"/>
        <w:bottom w:val="none" w:sz="0" w:space="0" w:color="auto"/>
        <w:right w:val="none" w:sz="0" w:space="0" w:color="auto"/>
      </w:divBdr>
    </w:div>
    <w:div w:id="1587575905">
      <w:bodyDiv w:val="1"/>
      <w:marLeft w:val="0"/>
      <w:marRight w:val="0"/>
      <w:marTop w:val="0"/>
      <w:marBottom w:val="0"/>
      <w:divBdr>
        <w:top w:val="none" w:sz="0" w:space="0" w:color="auto"/>
        <w:left w:val="none" w:sz="0" w:space="0" w:color="auto"/>
        <w:bottom w:val="none" w:sz="0" w:space="0" w:color="auto"/>
        <w:right w:val="none" w:sz="0" w:space="0" w:color="auto"/>
      </w:divBdr>
      <w:divsChild>
        <w:div w:id="556818301">
          <w:marLeft w:val="0"/>
          <w:marRight w:val="0"/>
          <w:marTop w:val="0"/>
          <w:marBottom w:val="0"/>
          <w:divBdr>
            <w:top w:val="none" w:sz="0" w:space="0" w:color="auto"/>
            <w:left w:val="none" w:sz="0" w:space="0" w:color="auto"/>
            <w:bottom w:val="none" w:sz="0" w:space="0" w:color="auto"/>
            <w:right w:val="none" w:sz="0" w:space="0" w:color="auto"/>
          </w:divBdr>
        </w:div>
        <w:div w:id="768083035">
          <w:marLeft w:val="0"/>
          <w:marRight w:val="0"/>
          <w:marTop w:val="0"/>
          <w:marBottom w:val="0"/>
          <w:divBdr>
            <w:top w:val="none" w:sz="0" w:space="0" w:color="auto"/>
            <w:left w:val="none" w:sz="0" w:space="0" w:color="auto"/>
            <w:bottom w:val="none" w:sz="0" w:space="0" w:color="auto"/>
            <w:right w:val="none" w:sz="0" w:space="0" w:color="auto"/>
          </w:divBdr>
        </w:div>
        <w:div w:id="1105926203">
          <w:marLeft w:val="0"/>
          <w:marRight w:val="0"/>
          <w:marTop w:val="0"/>
          <w:marBottom w:val="0"/>
          <w:divBdr>
            <w:top w:val="none" w:sz="0" w:space="0" w:color="auto"/>
            <w:left w:val="none" w:sz="0" w:space="0" w:color="auto"/>
            <w:bottom w:val="none" w:sz="0" w:space="0" w:color="auto"/>
            <w:right w:val="none" w:sz="0" w:space="0" w:color="auto"/>
          </w:divBdr>
        </w:div>
      </w:divsChild>
    </w:div>
    <w:div w:id="1591548924">
      <w:bodyDiv w:val="1"/>
      <w:marLeft w:val="0"/>
      <w:marRight w:val="0"/>
      <w:marTop w:val="0"/>
      <w:marBottom w:val="0"/>
      <w:divBdr>
        <w:top w:val="none" w:sz="0" w:space="0" w:color="auto"/>
        <w:left w:val="none" w:sz="0" w:space="0" w:color="auto"/>
        <w:bottom w:val="none" w:sz="0" w:space="0" w:color="auto"/>
        <w:right w:val="none" w:sz="0" w:space="0" w:color="auto"/>
      </w:divBdr>
    </w:div>
    <w:div w:id="1601333935">
      <w:bodyDiv w:val="1"/>
      <w:marLeft w:val="0"/>
      <w:marRight w:val="0"/>
      <w:marTop w:val="0"/>
      <w:marBottom w:val="0"/>
      <w:divBdr>
        <w:top w:val="none" w:sz="0" w:space="0" w:color="auto"/>
        <w:left w:val="none" w:sz="0" w:space="0" w:color="auto"/>
        <w:bottom w:val="none" w:sz="0" w:space="0" w:color="auto"/>
        <w:right w:val="none" w:sz="0" w:space="0" w:color="auto"/>
      </w:divBdr>
    </w:div>
    <w:div w:id="1619987500">
      <w:bodyDiv w:val="1"/>
      <w:marLeft w:val="0"/>
      <w:marRight w:val="0"/>
      <w:marTop w:val="0"/>
      <w:marBottom w:val="0"/>
      <w:divBdr>
        <w:top w:val="none" w:sz="0" w:space="0" w:color="auto"/>
        <w:left w:val="none" w:sz="0" w:space="0" w:color="auto"/>
        <w:bottom w:val="none" w:sz="0" w:space="0" w:color="auto"/>
        <w:right w:val="none" w:sz="0" w:space="0" w:color="auto"/>
      </w:divBdr>
    </w:div>
    <w:div w:id="1623800674">
      <w:bodyDiv w:val="1"/>
      <w:marLeft w:val="0"/>
      <w:marRight w:val="0"/>
      <w:marTop w:val="0"/>
      <w:marBottom w:val="0"/>
      <w:divBdr>
        <w:top w:val="none" w:sz="0" w:space="0" w:color="auto"/>
        <w:left w:val="none" w:sz="0" w:space="0" w:color="auto"/>
        <w:bottom w:val="none" w:sz="0" w:space="0" w:color="auto"/>
        <w:right w:val="none" w:sz="0" w:space="0" w:color="auto"/>
      </w:divBdr>
    </w:div>
    <w:div w:id="1672368362">
      <w:bodyDiv w:val="1"/>
      <w:marLeft w:val="0"/>
      <w:marRight w:val="0"/>
      <w:marTop w:val="0"/>
      <w:marBottom w:val="0"/>
      <w:divBdr>
        <w:top w:val="none" w:sz="0" w:space="0" w:color="auto"/>
        <w:left w:val="none" w:sz="0" w:space="0" w:color="auto"/>
        <w:bottom w:val="none" w:sz="0" w:space="0" w:color="auto"/>
        <w:right w:val="none" w:sz="0" w:space="0" w:color="auto"/>
      </w:divBdr>
    </w:div>
    <w:div w:id="1766613415">
      <w:bodyDiv w:val="1"/>
      <w:marLeft w:val="0"/>
      <w:marRight w:val="0"/>
      <w:marTop w:val="0"/>
      <w:marBottom w:val="0"/>
      <w:divBdr>
        <w:top w:val="none" w:sz="0" w:space="0" w:color="auto"/>
        <w:left w:val="none" w:sz="0" w:space="0" w:color="auto"/>
        <w:bottom w:val="none" w:sz="0" w:space="0" w:color="auto"/>
        <w:right w:val="none" w:sz="0" w:space="0" w:color="auto"/>
      </w:divBdr>
    </w:div>
    <w:div w:id="1788893846">
      <w:bodyDiv w:val="1"/>
      <w:marLeft w:val="0"/>
      <w:marRight w:val="0"/>
      <w:marTop w:val="0"/>
      <w:marBottom w:val="0"/>
      <w:divBdr>
        <w:top w:val="none" w:sz="0" w:space="0" w:color="auto"/>
        <w:left w:val="none" w:sz="0" w:space="0" w:color="auto"/>
        <w:bottom w:val="none" w:sz="0" w:space="0" w:color="auto"/>
        <w:right w:val="none" w:sz="0" w:space="0" w:color="auto"/>
      </w:divBdr>
      <w:divsChild>
        <w:div w:id="256986933">
          <w:marLeft w:val="547"/>
          <w:marRight w:val="0"/>
          <w:marTop w:val="200"/>
          <w:marBottom w:val="0"/>
          <w:divBdr>
            <w:top w:val="none" w:sz="0" w:space="0" w:color="auto"/>
            <w:left w:val="none" w:sz="0" w:space="0" w:color="auto"/>
            <w:bottom w:val="none" w:sz="0" w:space="0" w:color="auto"/>
            <w:right w:val="none" w:sz="0" w:space="0" w:color="auto"/>
          </w:divBdr>
        </w:div>
        <w:div w:id="373505820">
          <w:marLeft w:val="547"/>
          <w:marRight w:val="0"/>
          <w:marTop w:val="200"/>
          <w:marBottom w:val="0"/>
          <w:divBdr>
            <w:top w:val="none" w:sz="0" w:space="0" w:color="auto"/>
            <w:left w:val="none" w:sz="0" w:space="0" w:color="auto"/>
            <w:bottom w:val="none" w:sz="0" w:space="0" w:color="auto"/>
            <w:right w:val="none" w:sz="0" w:space="0" w:color="auto"/>
          </w:divBdr>
        </w:div>
        <w:div w:id="565648013">
          <w:marLeft w:val="547"/>
          <w:marRight w:val="0"/>
          <w:marTop w:val="200"/>
          <w:marBottom w:val="0"/>
          <w:divBdr>
            <w:top w:val="none" w:sz="0" w:space="0" w:color="auto"/>
            <w:left w:val="none" w:sz="0" w:space="0" w:color="auto"/>
            <w:bottom w:val="none" w:sz="0" w:space="0" w:color="auto"/>
            <w:right w:val="none" w:sz="0" w:space="0" w:color="auto"/>
          </w:divBdr>
        </w:div>
        <w:div w:id="1565484035">
          <w:marLeft w:val="547"/>
          <w:marRight w:val="0"/>
          <w:marTop w:val="200"/>
          <w:marBottom w:val="0"/>
          <w:divBdr>
            <w:top w:val="none" w:sz="0" w:space="0" w:color="auto"/>
            <w:left w:val="none" w:sz="0" w:space="0" w:color="auto"/>
            <w:bottom w:val="none" w:sz="0" w:space="0" w:color="auto"/>
            <w:right w:val="none" w:sz="0" w:space="0" w:color="auto"/>
          </w:divBdr>
        </w:div>
        <w:div w:id="1595165911">
          <w:marLeft w:val="547"/>
          <w:marRight w:val="0"/>
          <w:marTop w:val="200"/>
          <w:marBottom w:val="0"/>
          <w:divBdr>
            <w:top w:val="none" w:sz="0" w:space="0" w:color="auto"/>
            <w:left w:val="none" w:sz="0" w:space="0" w:color="auto"/>
            <w:bottom w:val="none" w:sz="0" w:space="0" w:color="auto"/>
            <w:right w:val="none" w:sz="0" w:space="0" w:color="auto"/>
          </w:divBdr>
        </w:div>
        <w:div w:id="1658262104">
          <w:marLeft w:val="547"/>
          <w:marRight w:val="0"/>
          <w:marTop w:val="200"/>
          <w:marBottom w:val="0"/>
          <w:divBdr>
            <w:top w:val="none" w:sz="0" w:space="0" w:color="auto"/>
            <w:left w:val="none" w:sz="0" w:space="0" w:color="auto"/>
            <w:bottom w:val="none" w:sz="0" w:space="0" w:color="auto"/>
            <w:right w:val="none" w:sz="0" w:space="0" w:color="auto"/>
          </w:divBdr>
        </w:div>
        <w:div w:id="1998461297">
          <w:marLeft w:val="547"/>
          <w:marRight w:val="0"/>
          <w:marTop w:val="200"/>
          <w:marBottom w:val="0"/>
          <w:divBdr>
            <w:top w:val="none" w:sz="0" w:space="0" w:color="auto"/>
            <w:left w:val="none" w:sz="0" w:space="0" w:color="auto"/>
            <w:bottom w:val="none" w:sz="0" w:space="0" w:color="auto"/>
            <w:right w:val="none" w:sz="0" w:space="0" w:color="auto"/>
          </w:divBdr>
        </w:div>
      </w:divsChild>
    </w:div>
    <w:div w:id="1803688746">
      <w:bodyDiv w:val="1"/>
      <w:marLeft w:val="0"/>
      <w:marRight w:val="0"/>
      <w:marTop w:val="0"/>
      <w:marBottom w:val="0"/>
      <w:divBdr>
        <w:top w:val="none" w:sz="0" w:space="0" w:color="auto"/>
        <w:left w:val="none" w:sz="0" w:space="0" w:color="auto"/>
        <w:bottom w:val="none" w:sz="0" w:space="0" w:color="auto"/>
        <w:right w:val="none" w:sz="0" w:space="0" w:color="auto"/>
      </w:divBdr>
      <w:divsChild>
        <w:div w:id="113332359">
          <w:marLeft w:val="0"/>
          <w:marRight w:val="0"/>
          <w:marTop w:val="0"/>
          <w:marBottom w:val="0"/>
          <w:divBdr>
            <w:top w:val="none" w:sz="0" w:space="0" w:color="auto"/>
            <w:left w:val="none" w:sz="0" w:space="0" w:color="auto"/>
            <w:bottom w:val="none" w:sz="0" w:space="0" w:color="auto"/>
            <w:right w:val="none" w:sz="0" w:space="0" w:color="auto"/>
          </w:divBdr>
        </w:div>
        <w:div w:id="1798252519">
          <w:marLeft w:val="0"/>
          <w:marRight w:val="0"/>
          <w:marTop w:val="0"/>
          <w:marBottom w:val="0"/>
          <w:divBdr>
            <w:top w:val="none" w:sz="0" w:space="0" w:color="auto"/>
            <w:left w:val="none" w:sz="0" w:space="0" w:color="auto"/>
            <w:bottom w:val="none" w:sz="0" w:space="0" w:color="auto"/>
            <w:right w:val="none" w:sz="0" w:space="0" w:color="auto"/>
          </w:divBdr>
        </w:div>
      </w:divsChild>
    </w:div>
    <w:div w:id="1813476373">
      <w:bodyDiv w:val="1"/>
      <w:marLeft w:val="0"/>
      <w:marRight w:val="0"/>
      <w:marTop w:val="0"/>
      <w:marBottom w:val="0"/>
      <w:divBdr>
        <w:top w:val="none" w:sz="0" w:space="0" w:color="auto"/>
        <w:left w:val="none" w:sz="0" w:space="0" w:color="auto"/>
        <w:bottom w:val="none" w:sz="0" w:space="0" w:color="auto"/>
        <w:right w:val="none" w:sz="0" w:space="0" w:color="auto"/>
      </w:divBdr>
    </w:div>
    <w:div w:id="1853104988">
      <w:bodyDiv w:val="1"/>
      <w:marLeft w:val="0"/>
      <w:marRight w:val="0"/>
      <w:marTop w:val="0"/>
      <w:marBottom w:val="0"/>
      <w:divBdr>
        <w:top w:val="none" w:sz="0" w:space="0" w:color="auto"/>
        <w:left w:val="none" w:sz="0" w:space="0" w:color="auto"/>
        <w:bottom w:val="none" w:sz="0" w:space="0" w:color="auto"/>
        <w:right w:val="none" w:sz="0" w:space="0" w:color="auto"/>
      </w:divBdr>
    </w:div>
    <w:div w:id="1865821743">
      <w:bodyDiv w:val="1"/>
      <w:marLeft w:val="0"/>
      <w:marRight w:val="0"/>
      <w:marTop w:val="0"/>
      <w:marBottom w:val="0"/>
      <w:divBdr>
        <w:top w:val="none" w:sz="0" w:space="0" w:color="auto"/>
        <w:left w:val="none" w:sz="0" w:space="0" w:color="auto"/>
        <w:bottom w:val="none" w:sz="0" w:space="0" w:color="auto"/>
        <w:right w:val="none" w:sz="0" w:space="0" w:color="auto"/>
      </w:divBdr>
    </w:div>
    <w:div w:id="1905480634">
      <w:bodyDiv w:val="1"/>
      <w:marLeft w:val="0"/>
      <w:marRight w:val="0"/>
      <w:marTop w:val="0"/>
      <w:marBottom w:val="0"/>
      <w:divBdr>
        <w:top w:val="none" w:sz="0" w:space="0" w:color="auto"/>
        <w:left w:val="none" w:sz="0" w:space="0" w:color="auto"/>
        <w:bottom w:val="none" w:sz="0" w:space="0" w:color="auto"/>
        <w:right w:val="none" w:sz="0" w:space="0" w:color="auto"/>
      </w:divBdr>
      <w:divsChild>
        <w:div w:id="346644015">
          <w:marLeft w:val="0"/>
          <w:marRight w:val="0"/>
          <w:marTop w:val="0"/>
          <w:marBottom w:val="0"/>
          <w:divBdr>
            <w:top w:val="none" w:sz="0" w:space="0" w:color="auto"/>
            <w:left w:val="none" w:sz="0" w:space="0" w:color="auto"/>
            <w:bottom w:val="none" w:sz="0" w:space="0" w:color="auto"/>
            <w:right w:val="none" w:sz="0" w:space="0" w:color="auto"/>
          </w:divBdr>
        </w:div>
        <w:div w:id="1321691807">
          <w:marLeft w:val="0"/>
          <w:marRight w:val="0"/>
          <w:marTop w:val="0"/>
          <w:marBottom w:val="0"/>
          <w:divBdr>
            <w:top w:val="none" w:sz="0" w:space="0" w:color="auto"/>
            <w:left w:val="none" w:sz="0" w:space="0" w:color="auto"/>
            <w:bottom w:val="none" w:sz="0" w:space="0" w:color="auto"/>
            <w:right w:val="none" w:sz="0" w:space="0" w:color="auto"/>
          </w:divBdr>
        </w:div>
      </w:divsChild>
    </w:div>
    <w:div w:id="1909144626">
      <w:bodyDiv w:val="1"/>
      <w:marLeft w:val="0"/>
      <w:marRight w:val="0"/>
      <w:marTop w:val="0"/>
      <w:marBottom w:val="0"/>
      <w:divBdr>
        <w:top w:val="none" w:sz="0" w:space="0" w:color="auto"/>
        <w:left w:val="none" w:sz="0" w:space="0" w:color="auto"/>
        <w:bottom w:val="none" w:sz="0" w:space="0" w:color="auto"/>
        <w:right w:val="none" w:sz="0" w:space="0" w:color="auto"/>
      </w:divBdr>
    </w:div>
    <w:div w:id="1924148188">
      <w:bodyDiv w:val="1"/>
      <w:marLeft w:val="0"/>
      <w:marRight w:val="0"/>
      <w:marTop w:val="0"/>
      <w:marBottom w:val="0"/>
      <w:divBdr>
        <w:top w:val="none" w:sz="0" w:space="0" w:color="auto"/>
        <w:left w:val="none" w:sz="0" w:space="0" w:color="auto"/>
        <w:bottom w:val="none" w:sz="0" w:space="0" w:color="auto"/>
        <w:right w:val="none" w:sz="0" w:space="0" w:color="auto"/>
      </w:divBdr>
    </w:div>
    <w:div w:id="1994530459">
      <w:bodyDiv w:val="1"/>
      <w:marLeft w:val="0"/>
      <w:marRight w:val="0"/>
      <w:marTop w:val="0"/>
      <w:marBottom w:val="0"/>
      <w:divBdr>
        <w:top w:val="none" w:sz="0" w:space="0" w:color="auto"/>
        <w:left w:val="none" w:sz="0" w:space="0" w:color="auto"/>
        <w:bottom w:val="none" w:sz="0" w:space="0" w:color="auto"/>
        <w:right w:val="none" w:sz="0" w:space="0" w:color="auto"/>
      </w:divBdr>
      <w:divsChild>
        <w:div w:id="997810796">
          <w:marLeft w:val="0"/>
          <w:marRight w:val="0"/>
          <w:marTop w:val="0"/>
          <w:marBottom w:val="0"/>
          <w:divBdr>
            <w:top w:val="none" w:sz="0" w:space="0" w:color="auto"/>
            <w:left w:val="none" w:sz="0" w:space="0" w:color="auto"/>
            <w:bottom w:val="none" w:sz="0" w:space="0" w:color="auto"/>
            <w:right w:val="none" w:sz="0" w:space="0" w:color="auto"/>
          </w:divBdr>
        </w:div>
        <w:div w:id="1498375643">
          <w:marLeft w:val="0"/>
          <w:marRight w:val="0"/>
          <w:marTop w:val="0"/>
          <w:marBottom w:val="0"/>
          <w:divBdr>
            <w:top w:val="none" w:sz="0" w:space="0" w:color="auto"/>
            <w:left w:val="none" w:sz="0" w:space="0" w:color="auto"/>
            <w:bottom w:val="none" w:sz="0" w:space="0" w:color="auto"/>
            <w:right w:val="none" w:sz="0" w:space="0" w:color="auto"/>
          </w:divBdr>
        </w:div>
        <w:div w:id="1557349807">
          <w:marLeft w:val="0"/>
          <w:marRight w:val="0"/>
          <w:marTop w:val="0"/>
          <w:marBottom w:val="0"/>
          <w:divBdr>
            <w:top w:val="none" w:sz="0" w:space="0" w:color="auto"/>
            <w:left w:val="none" w:sz="0" w:space="0" w:color="auto"/>
            <w:bottom w:val="none" w:sz="0" w:space="0" w:color="auto"/>
            <w:right w:val="none" w:sz="0" w:space="0" w:color="auto"/>
          </w:divBdr>
        </w:div>
      </w:divsChild>
    </w:div>
    <w:div w:id="2002848840">
      <w:bodyDiv w:val="1"/>
      <w:marLeft w:val="0"/>
      <w:marRight w:val="0"/>
      <w:marTop w:val="0"/>
      <w:marBottom w:val="0"/>
      <w:divBdr>
        <w:top w:val="none" w:sz="0" w:space="0" w:color="auto"/>
        <w:left w:val="none" w:sz="0" w:space="0" w:color="auto"/>
        <w:bottom w:val="none" w:sz="0" w:space="0" w:color="auto"/>
        <w:right w:val="none" w:sz="0" w:space="0" w:color="auto"/>
      </w:divBdr>
    </w:div>
    <w:div w:id="2016686945">
      <w:bodyDiv w:val="1"/>
      <w:marLeft w:val="0"/>
      <w:marRight w:val="0"/>
      <w:marTop w:val="0"/>
      <w:marBottom w:val="0"/>
      <w:divBdr>
        <w:top w:val="none" w:sz="0" w:space="0" w:color="auto"/>
        <w:left w:val="none" w:sz="0" w:space="0" w:color="auto"/>
        <w:bottom w:val="none" w:sz="0" w:space="0" w:color="auto"/>
        <w:right w:val="none" w:sz="0" w:space="0" w:color="auto"/>
      </w:divBdr>
    </w:div>
    <w:div w:id="2019774030">
      <w:bodyDiv w:val="1"/>
      <w:marLeft w:val="0"/>
      <w:marRight w:val="0"/>
      <w:marTop w:val="0"/>
      <w:marBottom w:val="0"/>
      <w:divBdr>
        <w:top w:val="none" w:sz="0" w:space="0" w:color="auto"/>
        <w:left w:val="none" w:sz="0" w:space="0" w:color="auto"/>
        <w:bottom w:val="none" w:sz="0" w:space="0" w:color="auto"/>
        <w:right w:val="none" w:sz="0" w:space="0" w:color="auto"/>
      </w:divBdr>
      <w:divsChild>
        <w:div w:id="708650333">
          <w:marLeft w:val="0"/>
          <w:marRight w:val="0"/>
          <w:marTop w:val="0"/>
          <w:marBottom w:val="0"/>
          <w:divBdr>
            <w:top w:val="none" w:sz="0" w:space="0" w:color="auto"/>
            <w:left w:val="none" w:sz="0" w:space="0" w:color="auto"/>
            <w:bottom w:val="none" w:sz="0" w:space="0" w:color="auto"/>
            <w:right w:val="none" w:sz="0" w:space="0" w:color="auto"/>
          </w:divBdr>
        </w:div>
        <w:div w:id="1674721483">
          <w:marLeft w:val="0"/>
          <w:marRight w:val="0"/>
          <w:marTop w:val="0"/>
          <w:marBottom w:val="0"/>
          <w:divBdr>
            <w:top w:val="none" w:sz="0" w:space="0" w:color="auto"/>
            <w:left w:val="none" w:sz="0" w:space="0" w:color="auto"/>
            <w:bottom w:val="none" w:sz="0" w:space="0" w:color="auto"/>
            <w:right w:val="none" w:sz="0" w:space="0" w:color="auto"/>
          </w:divBdr>
        </w:div>
      </w:divsChild>
    </w:div>
    <w:div w:id="2024699916">
      <w:bodyDiv w:val="1"/>
      <w:marLeft w:val="0"/>
      <w:marRight w:val="0"/>
      <w:marTop w:val="0"/>
      <w:marBottom w:val="0"/>
      <w:divBdr>
        <w:top w:val="none" w:sz="0" w:space="0" w:color="auto"/>
        <w:left w:val="none" w:sz="0" w:space="0" w:color="auto"/>
        <w:bottom w:val="none" w:sz="0" w:space="0" w:color="auto"/>
        <w:right w:val="none" w:sz="0" w:space="0" w:color="auto"/>
      </w:divBdr>
    </w:div>
    <w:div w:id="2027827688">
      <w:bodyDiv w:val="1"/>
      <w:marLeft w:val="0"/>
      <w:marRight w:val="0"/>
      <w:marTop w:val="0"/>
      <w:marBottom w:val="0"/>
      <w:divBdr>
        <w:top w:val="none" w:sz="0" w:space="0" w:color="auto"/>
        <w:left w:val="none" w:sz="0" w:space="0" w:color="auto"/>
        <w:bottom w:val="none" w:sz="0" w:space="0" w:color="auto"/>
        <w:right w:val="none" w:sz="0" w:space="0" w:color="auto"/>
      </w:divBdr>
    </w:div>
    <w:div w:id="2053919536">
      <w:bodyDiv w:val="1"/>
      <w:marLeft w:val="0"/>
      <w:marRight w:val="0"/>
      <w:marTop w:val="0"/>
      <w:marBottom w:val="0"/>
      <w:divBdr>
        <w:top w:val="none" w:sz="0" w:space="0" w:color="auto"/>
        <w:left w:val="none" w:sz="0" w:space="0" w:color="auto"/>
        <w:bottom w:val="none" w:sz="0" w:space="0" w:color="auto"/>
        <w:right w:val="none" w:sz="0" w:space="0" w:color="auto"/>
      </w:divBdr>
      <w:divsChild>
        <w:div w:id="1369449341">
          <w:marLeft w:val="0"/>
          <w:marRight w:val="0"/>
          <w:marTop w:val="0"/>
          <w:marBottom w:val="0"/>
          <w:divBdr>
            <w:top w:val="none" w:sz="0" w:space="0" w:color="auto"/>
            <w:left w:val="none" w:sz="0" w:space="0" w:color="auto"/>
            <w:bottom w:val="none" w:sz="0" w:space="0" w:color="auto"/>
            <w:right w:val="none" w:sz="0" w:space="0" w:color="auto"/>
          </w:divBdr>
        </w:div>
      </w:divsChild>
    </w:div>
    <w:div w:id="208641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hyperlink" Target="https://www.cyberciti.biz/faq/linux-remove-user-command/"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geeksforgeeks.org/introduction-to-linux-operating-system/" TargetMode="External" Id="rId6" /><Relationship Type="http://schemas.openxmlformats.org/officeDocument/2006/relationships/image" Target="media/image6.png" Id="rId11" /><Relationship Type="http://schemas.openxmlformats.org/officeDocument/2006/relationships/image" Target="media/image1.png" Id="rId5" /><Relationship Type="http://schemas.microsoft.com/office/2020/10/relationships/intelligence" Target="intelligence2.xml" Id="rId15"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Attar, Farhan (Contractor)</dc:creator>
  <keywords/>
  <dc:description/>
  <lastModifiedBy>Reddy, Kyatham (Contractor)</lastModifiedBy>
  <revision>39</revision>
  <dcterms:created xsi:type="dcterms:W3CDTF">2025-03-19T14:08:00.0000000Z</dcterms:created>
  <dcterms:modified xsi:type="dcterms:W3CDTF">2025-04-10T08:03:34.1495174Z</dcterms:modified>
</coreProperties>
</file>